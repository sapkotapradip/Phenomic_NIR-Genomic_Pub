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6F357" w14:textId="50406C98" w:rsidR="00AD75DA" w:rsidRDefault="0073290B">
      <w:r w:rsidRPr="001E0247">
        <w:rPr>
          <w:noProof/>
          <w:color w:val="000000"/>
          <w:szCs w:val="24"/>
        </w:rPr>
        <w:drawing>
          <wp:inline distT="0" distB="0" distL="0" distR="0" wp14:anchorId="5292DBDC" wp14:editId="2349E404">
            <wp:extent cx="4928027" cy="3535323"/>
            <wp:effectExtent l="0" t="0" r="0" b="0"/>
            <wp:docPr id="11" name="Picture 10">
              <a:extLst xmlns:a="http://schemas.openxmlformats.org/drawingml/2006/main">
                <a:ext uri="{FF2B5EF4-FFF2-40B4-BE49-F238E27FC236}">
                  <a16:creationId xmlns:a16="http://schemas.microsoft.com/office/drawing/2014/main" id="{915BDE1C-3640-57F9-49A6-C74C376B81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915BDE1C-3640-57F9-49A6-C74C376B81B0}"/>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28027" cy="3535323"/>
                    </a:xfrm>
                    <a:prstGeom prst="rect">
                      <a:avLst/>
                    </a:prstGeom>
                  </pic:spPr>
                </pic:pic>
              </a:graphicData>
            </a:graphic>
          </wp:inline>
        </w:drawing>
      </w:r>
    </w:p>
    <w:p w14:paraId="39D4EB12" w14:textId="7DCC2438" w:rsidR="0073290B" w:rsidRPr="00C34D6D" w:rsidRDefault="005016C6" w:rsidP="0073290B">
      <w:pPr>
        <w:pBdr>
          <w:top w:val="nil"/>
          <w:left w:val="nil"/>
          <w:bottom w:val="nil"/>
          <w:right w:val="nil"/>
          <w:between w:val="nil"/>
        </w:pBdr>
        <w:spacing w:before="120"/>
        <w:rPr>
          <w:rFonts w:ascii="Times New Roman" w:hAnsi="Times New Roman" w:cs="Times New Roman"/>
          <w:color w:val="000000"/>
          <w:sz w:val="20"/>
          <w:szCs w:val="20"/>
        </w:rPr>
      </w:pPr>
      <w:r>
        <w:rPr>
          <w:rFonts w:ascii="Times New Roman" w:hAnsi="Times New Roman" w:cs="Times New Roman"/>
          <w:b/>
          <w:bCs/>
          <w:color w:val="000000"/>
          <w:sz w:val="20"/>
          <w:szCs w:val="20"/>
        </w:rPr>
        <w:t xml:space="preserve">Supplementary </w:t>
      </w:r>
      <w:r w:rsidR="00D756B7">
        <w:rPr>
          <w:rFonts w:ascii="Times New Roman" w:hAnsi="Times New Roman" w:cs="Times New Roman"/>
          <w:b/>
          <w:bCs/>
          <w:color w:val="000000"/>
          <w:sz w:val="20"/>
          <w:szCs w:val="20"/>
        </w:rPr>
        <w:t>f</w:t>
      </w:r>
      <w:r w:rsidR="0073290B" w:rsidRPr="00C34D6D">
        <w:rPr>
          <w:rFonts w:ascii="Times New Roman" w:hAnsi="Times New Roman" w:cs="Times New Roman"/>
          <w:b/>
          <w:bCs/>
          <w:color w:val="000000"/>
          <w:sz w:val="20"/>
          <w:szCs w:val="20"/>
        </w:rPr>
        <w:t xml:space="preserve">igure 1: </w:t>
      </w:r>
      <w:r w:rsidR="0073290B" w:rsidRPr="00C34D6D">
        <w:rPr>
          <w:rFonts w:ascii="Times New Roman" w:hAnsi="Times New Roman" w:cs="Times New Roman"/>
          <w:color w:val="000000"/>
          <w:sz w:val="20"/>
          <w:szCs w:val="20"/>
        </w:rPr>
        <w:t xml:space="preserve">Cross validation scheme across environments for genomic and phenomic models in predicting sorghum hybrid performance. a) CV1 cross validation scheme across environments with 30% testing hybrids i.e. 30 </w:t>
      </w:r>
      <w:r w:rsidR="007B4589">
        <w:rPr>
          <w:rFonts w:ascii="Times New Roman" w:hAnsi="Times New Roman" w:cs="Times New Roman"/>
          <w:color w:val="000000"/>
          <w:sz w:val="20"/>
          <w:szCs w:val="20"/>
        </w:rPr>
        <w:sym w:font="Symbol" w:char="F0B4"/>
      </w:r>
      <w:r w:rsidR="0073290B" w:rsidRPr="00C34D6D">
        <w:rPr>
          <w:rFonts w:ascii="Times New Roman" w:hAnsi="Times New Roman" w:cs="Times New Roman"/>
          <w:color w:val="000000"/>
          <w:sz w:val="20"/>
          <w:szCs w:val="20"/>
        </w:rPr>
        <w:t xml:space="preserve"> </w:t>
      </w:r>
      <w:r w:rsidR="001C5159" w:rsidRPr="00C34D6D">
        <w:rPr>
          <w:rFonts w:ascii="Times New Roman" w:hAnsi="Times New Roman" w:cs="Times New Roman"/>
          <w:color w:val="000000"/>
          <w:sz w:val="20"/>
          <w:szCs w:val="20"/>
        </w:rPr>
        <w:t>8</w:t>
      </w:r>
      <w:r w:rsidR="0073290B" w:rsidRPr="00C34D6D">
        <w:rPr>
          <w:rFonts w:ascii="Times New Roman" w:hAnsi="Times New Roman" w:cs="Times New Roman"/>
          <w:color w:val="000000"/>
          <w:sz w:val="20"/>
          <w:szCs w:val="20"/>
        </w:rPr>
        <w:t xml:space="preserve"> = </w:t>
      </w:r>
      <w:r w:rsidR="001C5159" w:rsidRPr="00C34D6D">
        <w:rPr>
          <w:rFonts w:ascii="Times New Roman" w:hAnsi="Times New Roman" w:cs="Times New Roman"/>
          <w:color w:val="000000"/>
          <w:sz w:val="20"/>
          <w:szCs w:val="20"/>
        </w:rPr>
        <w:t>24</w:t>
      </w:r>
      <w:r w:rsidR="0073290B" w:rsidRPr="00C34D6D">
        <w:rPr>
          <w:rFonts w:ascii="Times New Roman" w:hAnsi="Times New Roman" w:cs="Times New Roman"/>
          <w:color w:val="000000"/>
          <w:sz w:val="20"/>
          <w:szCs w:val="20"/>
        </w:rPr>
        <w:t>0, which w</w:t>
      </w:r>
      <w:r w:rsidR="00C34D6D">
        <w:rPr>
          <w:rFonts w:ascii="Times New Roman" w:hAnsi="Times New Roman" w:cs="Times New Roman"/>
          <w:color w:val="000000"/>
          <w:sz w:val="20"/>
          <w:szCs w:val="20"/>
        </w:rPr>
        <w:t>ere</w:t>
      </w:r>
      <w:r w:rsidR="0073290B" w:rsidRPr="00C34D6D">
        <w:rPr>
          <w:rFonts w:ascii="Times New Roman" w:hAnsi="Times New Roman" w:cs="Times New Roman"/>
          <w:color w:val="000000"/>
          <w:sz w:val="20"/>
          <w:szCs w:val="20"/>
        </w:rPr>
        <w:t xml:space="preserve"> predicted by training 70</w:t>
      </w:r>
      <w:r w:rsidR="007B4589">
        <w:rPr>
          <w:rFonts w:ascii="Times New Roman" w:hAnsi="Times New Roman" w:cs="Times New Roman"/>
          <w:color w:val="000000"/>
          <w:sz w:val="20"/>
          <w:szCs w:val="20"/>
        </w:rPr>
        <w:t xml:space="preserve"> </w:t>
      </w:r>
      <w:r w:rsidR="0073290B" w:rsidRPr="00C34D6D">
        <w:rPr>
          <w:rFonts w:ascii="Times New Roman" w:hAnsi="Times New Roman" w:cs="Times New Roman"/>
          <w:color w:val="000000"/>
          <w:sz w:val="20"/>
          <w:szCs w:val="20"/>
        </w:rPr>
        <w:t xml:space="preserve">% of hybrids across environments i.e. </w:t>
      </w:r>
      <w:r w:rsidR="001C5159" w:rsidRPr="00C34D6D">
        <w:rPr>
          <w:rFonts w:ascii="Times New Roman" w:hAnsi="Times New Roman" w:cs="Times New Roman"/>
          <w:color w:val="000000"/>
          <w:sz w:val="20"/>
          <w:szCs w:val="20"/>
        </w:rPr>
        <w:t>70</w:t>
      </w:r>
      <w:r w:rsidR="0073290B" w:rsidRPr="00C34D6D">
        <w:rPr>
          <w:rFonts w:ascii="Times New Roman" w:hAnsi="Times New Roman" w:cs="Times New Roman"/>
          <w:color w:val="000000"/>
          <w:sz w:val="20"/>
          <w:szCs w:val="20"/>
        </w:rPr>
        <w:t xml:space="preserve"> </w:t>
      </w:r>
      <w:r w:rsidR="007B4589">
        <w:rPr>
          <w:rFonts w:ascii="Times New Roman" w:hAnsi="Times New Roman" w:cs="Times New Roman"/>
          <w:color w:val="000000"/>
          <w:sz w:val="20"/>
          <w:szCs w:val="20"/>
        </w:rPr>
        <w:sym w:font="Symbol" w:char="F0B4"/>
      </w:r>
      <w:r w:rsidR="0073290B" w:rsidRPr="00C34D6D">
        <w:rPr>
          <w:rFonts w:ascii="Times New Roman" w:hAnsi="Times New Roman" w:cs="Times New Roman"/>
          <w:color w:val="000000"/>
          <w:sz w:val="20"/>
          <w:szCs w:val="20"/>
        </w:rPr>
        <w:t xml:space="preserve"> </w:t>
      </w:r>
      <w:r w:rsidR="001C5159" w:rsidRPr="00C34D6D">
        <w:rPr>
          <w:rFonts w:ascii="Times New Roman" w:hAnsi="Times New Roman" w:cs="Times New Roman"/>
          <w:color w:val="000000"/>
          <w:sz w:val="20"/>
          <w:szCs w:val="20"/>
        </w:rPr>
        <w:t>8</w:t>
      </w:r>
      <w:r w:rsidR="0073290B" w:rsidRPr="00C34D6D">
        <w:rPr>
          <w:rFonts w:ascii="Times New Roman" w:hAnsi="Times New Roman" w:cs="Times New Roman"/>
          <w:color w:val="000000"/>
          <w:sz w:val="20"/>
          <w:szCs w:val="20"/>
        </w:rPr>
        <w:t xml:space="preserve"> = </w:t>
      </w:r>
      <w:r w:rsidR="001C5159" w:rsidRPr="00C34D6D">
        <w:rPr>
          <w:rFonts w:ascii="Times New Roman" w:hAnsi="Times New Roman" w:cs="Times New Roman"/>
          <w:color w:val="000000"/>
          <w:sz w:val="20"/>
          <w:szCs w:val="20"/>
        </w:rPr>
        <w:t>560</w:t>
      </w:r>
      <w:r w:rsidR="0073290B" w:rsidRPr="00C34D6D">
        <w:rPr>
          <w:rFonts w:ascii="Times New Roman" w:hAnsi="Times New Roman" w:cs="Times New Roman"/>
          <w:color w:val="000000"/>
          <w:sz w:val="20"/>
          <w:szCs w:val="20"/>
        </w:rPr>
        <w:t>. b) CV</w:t>
      </w:r>
      <w:r w:rsidR="007B4589">
        <w:rPr>
          <w:rFonts w:ascii="Times New Roman" w:hAnsi="Times New Roman" w:cs="Times New Roman"/>
          <w:color w:val="000000"/>
          <w:sz w:val="20"/>
          <w:szCs w:val="20"/>
        </w:rPr>
        <w:t>2</w:t>
      </w:r>
      <w:r w:rsidR="0073290B" w:rsidRPr="00C34D6D">
        <w:rPr>
          <w:rFonts w:ascii="Times New Roman" w:hAnsi="Times New Roman" w:cs="Times New Roman"/>
          <w:color w:val="000000"/>
          <w:sz w:val="20"/>
          <w:szCs w:val="20"/>
        </w:rPr>
        <w:t xml:space="preserve"> and CV</w:t>
      </w:r>
      <w:r w:rsidR="007B4589">
        <w:rPr>
          <w:rFonts w:ascii="Times New Roman" w:hAnsi="Times New Roman" w:cs="Times New Roman"/>
          <w:color w:val="000000"/>
          <w:sz w:val="20"/>
          <w:szCs w:val="20"/>
        </w:rPr>
        <w:t>3</w:t>
      </w:r>
      <w:r w:rsidR="0073290B" w:rsidRPr="00C34D6D">
        <w:rPr>
          <w:rFonts w:ascii="Times New Roman" w:hAnsi="Times New Roman" w:cs="Times New Roman"/>
          <w:color w:val="000000"/>
          <w:sz w:val="20"/>
          <w:szCs w:val="20"/>
        </w:rPr>
        <w:t xml:space="preserve"> cross validation </w:t>
      </w:r>
      <w:r w:rsidR="00C34D6D" w:rsidRPr="00C34D6D">
        <w:rPr>
          <w:rFonts w:ascii="Times New Roman" w:hAnsi="Times New Roman" w:cs="Times New Roman"/>
          <w:color w:val="000000"/>
          <w:sz w:val="20"/>
          <w:szCs w:val="20"/>
        </w:rPr>
        <w:t>schemes</w:t>
      </w:r>
      <w:r w:rsidR="0073290B" w:rsidRPr="00C34D6D">
        <w:rPr>
          <w:rFonts w:ascii="Times New Roman" w:hAnsi="Times New Roman" w:cs="Times New Roman"/>
          <w:color w:val="000000"/>
          <w:sz w:val="20"/>
          <w:szCs w:val="20"/>
        </w:rPr>
        <w:t xml:space="preserve"> w</w:t>
      </w:r>
      <w:r w:rsidR="00C34D6D">
        <w:rPr>
          <w:rFonts w:ascii="Times New Roman" w:hAnsi="Times New Roman" w:cs="Times New Roman"/>
          <w:color w:val="000000"/>
          <w:sz w:val="20"/>
          <w:szCs w:val="20"/>
        </w:rPr>
        <w:t>ere</w:t>
      </w:r>
      <w:r w:rsidR="0073290B" w:rsidRPr="00C34D6D">
        <w:rPr>
          <w:rFonts w:ascii="Times New Roman" w:hAnsi="Times New Roman" w:cs="Times New Roman"/>
          <w:color w:val="000000"/>
          <w:sz w:val="20"/>
          <w:szCs w:val="20"/>
        </w:rPr>
        <w:t xml:space="preserve"> performed by leaving one environment out on top of 30</w:t>
      </w:r>
      <w:r w:rsidR="007B4589">
        <w:rPr>
          <w:rFonts w:ascii="Times New Roman" w:hAnsi="Times New Roman" w:cs="Times New Roman"/>
          <w:color w:val="000000"/>
          <w:sz w:val="20"/>
          <w:szCs w:val="20"/>
        </w:rPr>
        <w:t xml:space="preserve"> </w:t>
      </w:r>
      <w:r w:rsidR="0073290B" w:rsidRPr="00C34D6D">
        <w:rPr>
          <w:rFonts w:ascii="Times New Roman" w:hAnsi="Times New Roman" w:cs="Times New Roman"/>
          <w:color w:val="000000"/>
          <w:sz w:val="20"/>
          <w:szCs w:val="20"/>
        </w:rPr>
        <w:t xml:space="preserve">% of hybrids from other </w:t>
      </w:r>
      <w:r w:rsidR="00C34D6D">
        <w:rPr>
          <w:rFonts w:ascii="Times New Roman" w:hAnsi="Times New Roman" w:cs="Times New Roman"/>
          <w:color w:val="000000"/>
          <w:sz w:val="20"/>
          <w:szCs w:val="20"/>
        </w:rPr>
        <w:t>seven</w:t>
      </w:r>
      <w:r w:rsidR="0073290B" w:rsidRPr="00C34D6D">
        <w:rPr>
          <w:rFonts w:ascii="Times New Roman" w:hAnsi="Times New Roman" w:cs="Times New Roman"/>
          <w:color w:val="000000"/>
          <w:sz w:val="20"/>
          <w:szCs w:val="20"/>
        </w:rPr>
        <w:t xml:space="preserve"> environments, prediction a</w:t>
      </w:r>
      <w:r w:rsidR="007B4589">
        <w:rPr>
          <w:rFonts w:ascii="Times New Roman" w:hAnsi="Times New Roman" w:cs="Times New Roman"/>
          <w:color w:val="000000"/>
          <w:sz w:val="20"/>
          <w:szCs w:val="20"/>
        </w:rPr>
        <w:t>ccuracy</w:t>
      </w:r>
      <w:r w:rsidR="0073290B" w:rsidRPr="00C34D6D">
        <w:rPr>
          <w:rFonts w:ascii="Times New Roman" w:hAnsi="Times New Roman" w:cs="Times New Roman"/>
          <w:color w:val="000000"/>
          <w:sz w:val="20"/>
          <w:szCs w:val="20"/>
        </w:rPr>
        <w:t xml:space="preserve"> </w:t>
      </w:r>
      <w:r w:rsidR="00C34D6D" w:rsidRPr="00C34D6D">
        <w:rPr>
          <w:rFonts w:ascii="Times New Roman" w:hAnsi="Times New Roman" w:cs="Times New Roman"/>
          <w:color w:val="000000"/>
          <w:sz w:val="20"/>
          <w:szCs w:val="20"/>
        </w:rPr>
        <w:t>w</w:t>
      </w:r>
      <w:r w:rsidR="00C34D6D">
        <w:rPr>
          <w:rFonts w:ascii="Times New Roman" w:hAnsi="Times New Roman" w:cs="Times New Roman"/>
          <w:color w:val="000000"/>
          <w:sz w:val="20"/>
          <w:szCs w:val="20"/>
        </w:rPr>
        <w:t>as</w:t>
      </w:r>
      <w:r w:rsidR="0073290B" w:rsidRPr="00C34D6D">
        <w:rPr>
          <w:rFonts w:ascii="Times New Roman" w:hAnsi="Times New Roman" w:cs="Times New Roman"/>
          <w:color w:val="000000"/>
          <w:sz w:val="20"/>
          <w:szCs w:val="20"/>
        </w:rPr>
        <w:t xml:space="preserve"> calculated for 70% tested hybrids on uncharacterized environment</w:t>
      </w:r>
      <w:r w:rsidR="00C34D6D">
        <w:rPr>
          <w:rFonts w:ascii="Times New Roman" w:hAnsi="Times New Roman" w:cs="Times New Roman"/>
          <w:color w:val="000000"/>
          <w:sz w:val="20"/>
          <w:szCs w:val="20"/>
        </w:rPr>
        <w:t>s</w:t>
      </w:r>
      <w:r w:rsidR="0073290B" w:rsidRPr="00C34D6D">
        <w:rPr>
          <w:rFonts w:ascii="Times New Roman" w:hAnsi="Times New Roman" w:cs="Times New Roman"/>
          <w:color w:val="000000"/>
          <w:sz w:val="20"/>
          <w:szCs w:val="20"/>
        </w:rPr>
        <w:t xml:space="preserve"> for </w:t>
      </w:r>
      <w:del w:id="0" w:author="Sapkota, Pradip" w:date="2025-07-18T22:40:00Z" w16du:dateUtc="2025-07-19T03:40:00Z">
        <w:r w:rsidR="0073290B" w:rsidRPr="00C34D6D" w:rsidDel="00D0773A">
          <w:rPr>
            <w:rFonts w:ascii="Times New Roman" w:hAnsi="Times New Roman" w:cs="Times New Roman"/>
            <w:color w:val="000000"/>
            <w:sz w:val="20"/>
            <w:szCs w:val="20"/>
          </w:rPr>
          <w:delText xml:space="preserve">CV0 </w:delText>
        </w:r>
      </w:del>
      <w:ins w:id="1" w:author="Sapkota, Pradip" w:date="2025-07-18T22:40:00Z" w16du:dateUtc="2025-07-19T03:40:00Z">
        <w:r w:rsidR="00D0773A" w:rsidRPr="00C34D6D">
          <w:rPr>
            <w:rFonts w:ascii="Times New Roman" w:hAnsi="Times New Roman" w:cs="Times New Roman"/>
            <w:color w:val="000000"/>
            <w:sz w:val="20"/>
            <w:szCs w:val="20"/>
          </w:rPr>
          <w:t>CV</w:t>
        </w:r>
        <w:r w:rsidR="00D0773A">
          <w:rPr>
            <w:rFonts w:ascii="Times New Roman" w:hAnsi="Times New Roman" w:cs="Times New Roman"/>
            <w:color w:val="000000"/>
            <w:sz w:val="20"/>
            <w:szCs w:val="20"/>
          </w:rPr>
          <w:t>2</w:t>
        </w:r>
        <w:r w:rsidR="00D0773A" w:rsidRPr="00C34D6D">
          <w:rPr>
            <w:rFonts w:ascii="Times New Roman" w:hAnsi="Times New Roman" w:cs="Times New Roman"/>
            <w:color w:val="000000"/>
            <w:sz w:val="20"/>
            <w:szCs w:val="20"/>
          </w:rPr>
          <w:t xml:space="preserve"> </w:t>
        </w:r>
      </w:ins>
      <w:r w:rsidR="0073290B" w:rsidRPr="00C34D6D">
        <w:rPr>
          <w:rFonts w:ascii="Times New Roman" w:hAnsi="Times New Roman" w:cs="Times New Roman"/>
          <w:color w:val="000000"/>
          <w:sz w:val="20"/>
          <w:szCs w:val="20"/>
        </w:rPr>
        <w:t>and 30 % untested hybrids in uncharacterized environment</w:t>
      </w:r>
      <w:r w:rsidR="00C34D6D">
        <w:rPr>
          <w:rFonts w:ascii="Times New Roman" w:hAnsi="Times New Roman" w:cs="Times New Roman"/>
          <w:color w:val="000000"/>
          <w:sz w:val="20"/>
          <w:szCs w:val="20"/>
        </w:rPr>
        <w:t>s</w:t>
      </w:r>
      <w:r w:rsidR="0073290B" w:rsidRPr="00C34D6D">
        <w:rPr>
          <w:rFonts w:ascii="Times New Roman" w:hAnsi="Times New Roman" w:cs="Times New Roman"/>
          <w:color w:val="000000"/>
          <w:sz w:val="20"/>
          <w:szCs w:val="20"/>
        </w:rPr>
        <w:t xml:space="preserve"> for </w:t>
      </w:r>
      <w:del w:id="2" w:author="Sapkota, Pradip" w:date="2025-07-18T22:40:00Z" w16du:dateUtc="2025-07-19T03:40:00Z">
        <w:r w:rsidR="0073290B" w:rsidRPr="00C34D6D" w:rsidDel="00D0773A">
          <w:rPr>
            <w:rFonts w:ascii="Times New Roman" w:hAnsi="Times New Roman" w:cs="Times New Roman"/>
            <w:color w:val="000000"/>
            <w:sz w:val="20"/>
            <w:szCs w:val="20"/>
          </w:rPr>
          <w:delText xml:space="preserve">CV00 </w:delText>
        </w:r>
      </w:del>
      <w:ins w:id="3" w:author="Sapkota, Pradip" w:date="2025-07-18T22:40:00Z" w16du:dateUtc="2025-07-19T03:40:00Z">
        <w:r w:rsidR="00D0773A" w:rsidRPr="00C34D6D">
          <w:rPr>
            <w:rFonts w:ascii="Times New Roman" w:hAnsi="Times New Roman" w:cs="Times New Roman"/>
            <w:color w:val="000000"/>
            <w:sz w:val="20"/>
            <w:szCs w:val="20"/>
          </w:rPr>
          <w:t>CV</w:t>
        </w:r>
        <w:r w:rsidR="00D0773A">
          <w:rPr>
            <w:rFonts w:ascii="Times New Roman" w:hAnsi="Times New Roman" w:cs="Times New Roman"/>
            <w:color w:val="000000"/>
            <w:sz w:val="20"/>
            <w:szCs w:val="20"/>
          </w:rPr>
          <w:t>3</w:t>
        </w:r>
        <w:r w:rsidR="00D0773A" w:rsidRPr="00C34D6D">
          <w:rPr>
            <w:rFonts w:ascii="Times New Roman" w:hAnsi="Times New Roman" w:cs="Times New Roman"/>
            <w:color w:val="000000"/>
            <w:sz w:val="20"/>
            <w:szCs w:val="20"/>
          </w:rPr>
          <w:t xml:space="preserve"> </w:t>
        </w:r>
      </w:ins>
      <w:r w:rsidR="0073290B" w:rsidRPr="00C34D6D">
        <w:rPr>
          <w:rFonts w:ascii="Times New Roman" w:hAnsi="Times New Roman" w:cs="Times New Roman"/>
          <w:color w:val="000000"/>
          <w:sz w:val="20"/>
          <w:szCs w:val="20"/>
        </w:rPr>
        <w:t>as shown above.</w:t>
      </w:r>
    </w:p>
    <w:p w14:paraId="54BECCBC" w14:textId="2461E5C3" w:rsidR="001C5159" w:rsidRDefault="001C5159" w:rsidP="0073290B">
      <w:pPr>
        <w:pBdr>
          <w:top w:val="nil"/>
          <w:left w:val="nil"/>
          <w:bottom w:val="nil"/>
          <w:right w:val="nil"/>
          <w:between w:val="nil"/>
        </w:pBdr>
        <w:spacing w:before="120"/>
        <w:rPr>
          <w:rFonts w:ascii="Times New Roman" w:hAnsi="Times New Roman" w:cs="Times New Roman"/>
          <w:b/>
          <w:bCs/>
          <w:color w:val="000000"/>
          <w:szCs w:val="24"/>
        </w:rPr>
      </w:pPr>
    </w:p>
    <w:p w14:paraId="1A3B20CF" w14:textId="01C5AC27" w:rsidR="001C5159" w:rsidRDefault="001C5159" w:rsidP="0073290B">
      <w:pPr>
        <w:pBdr>
          <w:top w:val="nil"/>
          <w:left w:val="nil"/>
          <w:bottom w:val="nil"/>
          <w:right w:val="nil"/>
          <w:between w:val="nil"/>
        </w:pBdr>
        <w:spacing w:before="120"/>
        <w:rPr>
          <w:rFonts w:ascii="Times New Roman" w:hAnsi="Times New Roman" w:cs="Times New Roman"/>
          <w:b/>
          <w:bCs/>
          <w:color w:val="000000"/>
          <w:szCs w:val="24"/>
        </w:rPr>
      </w:pPr>
    </w:p>
    <w:p w14:paraId="1BF39E30" w14:textId="77777777" w:rsidR="00E11C99" w:rsidRDefault="00E11C99" w:rsidP="0073290B">
      <w:pPr>
        <w:pBdr>
          <w:top w:val="nil"/>
          <w:left w:val="nil"/>
          <w:bottom w:val="nil"/>
          <w:right w:val="nil"/>
          <w:between w:val="nil"/>
        </w:pBdr>
        <w:spacing w:before="120"/>
        <w:rPr>
          <w:rFonts w:ascii="Times New Roman" w:hAnsi="Times New Roman" w:cs="Times New Roman"/>
          <w:b/>
          <w:bCs/>
          <w:color w:val="000000"/>
          <w:szCs w:val="24"/>
        </w:rPr>
      </w:pPr>
    </w:p>
    <w:p w14:paraId="17E94542" w14:textId="77777777" w:rsidR="00E11C99" w:rsidRDefault="00E11C99" w:rsidP="0073290B">
      <w:pPr>
        <w:pBdr>
          <w:top w:val="nil"/>
          <w:left w:val="nil"/>
          <w:bottom w:val="nil"/>
          <w:right w:val="nil"/>
          <w:between w:val="nil"/>
        </w:pBdr>
        <w:spacing w:before="120"/>
        <w:rPr>
          <w:rFonts w:ascii="Times New Roman" w:hAnsi="Times New Roman" w:cs="Times New Roman"/>
          <w:b/>
          <w:bCs/>
          <w:color w:val="000000"/>
          <w:szCs w:val="24"/>
        </w:rPr>
      </w:pPr>
    </w:p>
    <w:p w14:paraId="452E8350" w14:textId="77777777" w:rsidR="00E11C99" w:rsidRDefault="00E11C99" w:rsidP="0073290B">
      <w:pPr>
        <w:pBdr>
          <w:top w:val="nil"/>
          <w:left w:val="nil"/>
          <w:bottom w:val="nil"/>
          <w:right w:val="nil"/>
          <w:between w:val="nil"/>
        </w:pBdr>
        <w:spacing w:before="120"/>
        <w:rPr>
          <w:rFonts w:ascii="Times New Roman" w:hAnsi="Times New Roman" w:cs="Times New Roman"/>
          <w:b/>
          <w:bCs/>
          <w:color w:val="000000"/>
          <w:szCs w:val="24"/>
        </w:rPr>
      </w:pPr>
    </w:p>
    <w:p w14:paraId="0976FA1C" w14:textId="77777777" w:rsidR="00E11C99" w:rsidRDefault="00E11C99" w:rsidP="0073290B">
      <w:pPr>
        <w:pBdr>
          <w:top w:val="nil"/>
          <w:left w:val="nil"/>
          <w:bottom w:val="nil"/>
          <w:right w:val="nil"/>
          <w:between w:val="nil"/>
        </w:pBdr>
        <w:spacing w:before="120"/>
        <w:rPr>
          <w:rFonts w:ascii="Times New Roman" w:hAnsi="Times New Roman" w:cs="Times New Roman"/>
          <w:b/>
          <w:bCs/>
          <w:color w:val="000000"/>
          <w:szCs w:val="24"/>
        </w:rPr>
      </w:pPr>
    </w:p>
    <w:p w14:paraId="3D03EFD2" w14:textId="77777777" w:rsidR="00E11C99" w:rsidRDefault="00E11C99" w:rsidP="0073290B">
      <w:pPr>
        <w:pBdr>
          <w:top w:val="nil"/>
          <w:left w:val="nil"/>
          <w:bottom w:val="nil"/>
          <w:right w:val="nil"/>
          <w:between w:val="nil"/>
        </w:pBdr>
        <w:spacing w:before="120"/>
        <w:rPr>
          <w:rFonts w:ascii="Times New Roman" w:hAnsi="Times New Roman" w:cs="Times New Roman"/>
          <w:b/>
          <w:bCs/>
          <w:color w:val="000000"/>
          <w:szCs w:val="24"/>
        </w:rPr>
      </w:pPr>
    </w:p>
    <w:p w14:paraId="30E69D62" w14:textId="77777777" w:rsidR="00E11C99" w:rsidRDefault="00E11C99" w:rsidP="0073290B">
      <w:pPr>
        <w:pBdr>
          <w:top w:val="nil"/>
          <w:left w:val="nil"/>
          <w:bottom w:val="nil"/>
          <w:right w:val="nil"/>
          <w:between w:val="nil"/>
        </w:pBdr>
        <w:spacing w:before="120"/>
        <w:rPr>
          <w:rFonts w:ascii="Times New Roman" w:hAnsi="Times New Roman" w:cs="Times New Roman"/>
          <w:b/>
          <w:bCs/>
          <w:color w:val="000000"/>
          <w:szCs w:val="24"/>
        </w:rPr>
      </w:pPr>
    </w:p>
    <w:p w14:paraId="526F21BE" w14:textId="77777777" w:rsidR="00E11C99" w:rsidRDefault="00E11C99" w:rsidP="0073290B">
      <w:pPr>
        <w:pBdr>
          <w:top w:val="nil"/>
          <w:left w:val="nil"/>
          <w:bottom w:val="nil"/>
          <w:right w:val="nil"/>
          <w:between w:val="nil"/>
        </w:pBdr>
        <w:spacing w:before="120"/>
        <w:rPr>
          <w:rFonts w:ascii="Times New Roman" w:hAnsi="Times New Roman" w:cs="Times New Roman"/>
          <w:b/>
          <w:bCs/>
          <w:color w:val="000000"/>
          <w:szCs w:val="24"/>
        </w:rPr>
      </w:pPr>
    </w:p>
    <w:p w14:paraId="7F9B9BB6" w14:textId="77777777" w:rsidR="00E11C99" w:rsidRDefault="00E11C99" w:rsidP="0073290B">
      <w:pPr>
        <w:pBdr>
          <w:top w:val="nil"/>
          <w:left w:val="nil"/>
          <w:bottom w:val="nil"/>
          <w:right w:val="nil"/>
          <w:between w:val="nil"/>
        </w:pBdr>
        <w:spacing w:before="120"/>
        <w:rPr>
          <w:rFonts w:ascii="Times New Roman" w:hAnsi="Times New Roman" w:cs="Times New Roman"/>
          <w:b/>
          <w:bCs/>
          <w:color w:val="000000"/>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 w:author="Sapkota, Pradip" w:date="2025-07-18T22:42:00Z" w16du:dateUtc="2025-07-19T03:42:00Z">
          <w:tblPr>
            <w:tblStyle w:val="TableGrid"/>
            <w:tblW w:w="0" w:type="auto"/>
            <w:tblLook w:val="04A0" w:firstRow="1" w:lastRow="0" w:firstColumn="1" w:lastColumn="0" w:noHBand="0" w:noVBand="1"/>
          </w:tblPr>
        </w:tblPrChange>
      </w:tblPr>
      <w:tblGrid>
        <w:gridCol w:w="9288"/>
        <w:tblGridChange w:id="5">
          <w:tblGrid>
            <w:gridCol w:w="5"/>
            <w:gridCol w:w="9283"/>
            <w:gridCol w:w="5"/>
          </w:tblGrid>
        </w:tblGridChange>
      </w:tblGrid>
      <w:tr w:rsidR="001C5159" w14:paraId="27CCFE3A" w14:textId="77777777" w:rsidTr="00D0773A">
        <w:trPr>
          <w:trHeight w:val="5337"/>
          <w:trPrChange w:id="6" w:author="Sapkota, Pradip" w:date="2025-07-18T22:42:00Z" w16du:dateUtc="2025-07-19T03:42:00Z">
            <w:trPr>
              <w:gridBefore w:val="1"/>
              <w:trHeight w:val="5337"/>
            </w:trPr>
          </w:trPrChange>
        </w:trPr>
        <w:tc>
          <w:tcPr>
            <w:tcW w:w="9288" w:type="dxa"/>
            <w:tcPrChange w:id="7" w:author="Sapkota, Pradip" w:date="2025-07-18T22:42:00Z" w16du:dateUtc="2025-07-19T03:42:00Z">
              <w:tcPr>
                <w:tcW w:w="9288" w:type="dxa"/>
                <w:gridSpan w:val="2"/>
              </w:tcPr>
            </w:tcPrChange>
          </w:tcPr>
          <w:p w14:paraId="0B8FD437" w14:textId="5AB824E2" w:rsidR="001C5159" w:rsidRDefault="001C5159" w:rsidP="0073290B">
            <w:pPr>
              <w:spacing w:before="120"/>
              <w:rPr>
                <w:rFonts w:ascii="Times New Roman" w:hAnsi="Times New Roman" w:cs="Times New Roman"/>
                <w:b/>
                <w:bCs/>
                <w:color w:val="000000"/>
                <w:szCs w:val="24"/>
              </w:rPr>
            </w:pPr>
            <w:r>
              <w:rPr>
                <w:noProof/>
              </w:rPr>
              <w:lastRenderedPageBreak/>
              <w:drawing>
                <wp:inline distT="0" distB="0" distL="0" distR="0" wp14:anchorId="656BD109" wp14:editId="743F256D">
                  <wp:extent cx="5760720" cy="3440430"/>
                  <wp:effectExtent l="0" t="0" r="0" b="7620"/>
                  <wp:docPr id="325848988" name="Picture 7" descr="A graph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48988" name="Picture 7" descr="A graph of different colors&#10;&#10;Description automatically generated with medium confidenc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4445"/>
                          <a:stretch/>
                        </pic:blipFill>
                        <pic:spPr bwMode="auto">
                          <a:xfrm>
                            <a:off x="0" y="0"/>
                            <a:ext cx="5760720" cy="344043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C5159" w14:paraId="38720BF2" w14:textId="77777777" w:rsidTr="00D0773A">
        <w:trPr>
          <w:trHeight w:val="5159"/>
          <w:trPrChange w:id="8" w:author="Sapkota, Pradip" w:date="2025-07-18T22:42:00Z" w16du:dateUtc="2025-07-19T03:42:00Z">
            <w:trPr>
              <w:gridBefore w:val="1"/>
              <w:trHeight w:val="5159"/>
            </w:trPr>
          </w:trPrChange>
        </w:trPr>
        <w:tc>
          <w:tcPr>
            <w:tcW w:w="9288" w:type="dxa"/>
            <w:tcPrChange w:id="9" w:author="Sapkota, Pradip" w:date="2025-07-18T22:42:00Z" w16du:dateUtc="2025-07-19T03:42:00Z">
              <w:tcPr>
                <w:tcW w:w="9288" w:type="dxa"/>
                <w:gridSpan w:val="2"/>
              </w:tcPr>
            </w:tcPrChange>
          </w:tcPr>
          <w:p w14:paraId="7E41AC0B" w14:textId="176A11D6" w:rsidR="001C5159" w:rsidRDefault="001C5159" w:rsidP="0073290B">
            <w:pPr>
              <w:spacing w:before="120"/>
              <w:rPr>
                <w:rFonts w:ascii="Times New Roman" w:hAnsi="Times New Roman" w:cs="Times New Roman"/>
                <w:b/>
                <w:bCs/>
                <w:color w:val="000000"/>
                <w:szCs w:val="24"/>
              </w:rPr>
            </w:pPr>
            <w:r>
              <w:rPr>
                <w:noProof/>
              </w:rPr>
              <w:drawing>
                <wp:inline distT="0" distB="0" distL="0" distR="0" wp14:anchorId="5B3B0507" wp14:editId="023CB690">
                  <wp:extent cx="5760720" cy="3335802"/>
                  <wp:effectExtent l="0" t="0" r="0" b="0"/>
                  <wp:docPr id="1268667432" name="Picture 10" descr="A graph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7048" name="Picture 10" descr="A graph of different colors&#10;&#10;Description automatically generated with medium confidenc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351"/>
                          <a:stretch/>
                        </pic:blipFill>
                        <pic:spPr bwMode="auto">
                          <a:xfrm>
                            <a:off x="0" y="0"/>
                            <a:ext cx="5760720" cy="333580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C5159" w14:paraId="1D2C3916" w14:textId="77777777" w:rsidTr="00D0773A">
        <w:trPr>
          <w:trHeight w:val="786"/>
          <w:trPrChange w:id="10" w:author="Sapkota, Pradip" w:date="2025-07-18T22:42:00Z" w16du:dateUtc="2025-07-19T03:42:00Z">
            <w:trPr>
              <w:gridBefore w:val="1"/>
              <w:trHeight w:val="786"/>
            </w:trPr>
          </w:trPrChange>
        </w:trPr>
        <w:tc>
          <w:tcPr>
            <w:tcW w:w="9288" w:type="dxa"/>
            <w:tcPrChange w:id="11" w:author="Sapkota, Pradip" w:date="2025-07-18T22:42:00Z" w16du:dateUtc="2025-07-19T03:42:00Z">
              <w:tcPr>
                <w:tcW w:w="9288" w:type="dxa"/>
                <w:gridSpan w:val="2"/>
              </w:tcPr>
            </w:tcPrChange>
          </w:tcPr>
          <w:p w14:paraId="697A8AD0" w14:textId="0BB089B1" w:rsidR="001C5159" w:rsidRDefault="005016C6" w:rsidP="0073290B">
            <w:pPr>
              <w:spacing w:before="120"/>
              <w:rPr>
                <w:noProof/>
              </w:rPr>
            </w:pPr>
            <w:r>
              <w:rPr>
                <w:rFonts w:ascii="Times New Roman" w:eastAsia="Times New Roman" w:hAnsi="Times New Roman" w:cs="Times New Roman"/>
                <w:b/>
                <w:bCs/>
                <w:color w:val="000000"/>
                <w:sz w:val="20"/>
                <w:szCs w:val="20"/>
              </w:rPr>
              <w:t xml:space="preserve">Supplementary </w:t>
            </w:r>
            <w:r w:rsidR="00D756B7">
              <w:rPr>
                <w:rFonts w:ascii="Times New Roman" w:eastAsia="Times New Roman" w:hAnsi="Times New Roman" w:cs="Times New Roman"/>
                <w:b/>
                <w:bCs/>
                <w:color w:val="000000"/>
                <w:sz w:val="20"/>
                <w:szCs w:val="20"/>
              </w:rPr>
              <w:t>f</w:t>
            </w:r>
            <w:r w:rsidR="001C5159" w:rsidRPr="00A2539A">
              <w:rPr>
                <w:rFonts w:ascii="Times New Roman" w:eastAsia="Times New Roman" w:hAnsi="Times New Roman" w:cs="Times New Roman"/>
                <w:b/>
                <w:bCs/>
                <w:color w:val="000000"/>
                <w:sz w:val="20"/>
                <w:szCs w:val="20"/>
              </w:rPr>
              <w:t>ig</w:t>
            </w:r>
            <w:r w:rsidR="001C5159">
              <w:rPr>
                <w:rFonts w:ascii="Times New Roman" w:eastAsia="Times New Roman" w:hAnsi="Times New Roman" w:cs="Times New Roman"/>
                <w:b/>
                <w:bCs/>
                <w:color w:val="000000"/>
                <w:sz w:val="20"/>
                <w:szCs w:val="20"/>
              </w:rPr>
              <w:t>ure</w:t>
            </w:r>
            <w:r w:rsidR="001C5159" w:rsidRPr="00A2539A">
              <w:rPr>
                <w:rFonts w:ascii="Times New Roman" w:eastAsia="Times New Roman" w:hAnsi="Times New Roman" w:cs="Times New Roman"/>
                <w:b/>
                <w:bCs/>
                <w:color w:val="000000"/>
                <w:sz w:val="20"/>
                <w:szCs w:val="20"/>
              </w:rPr>
              <w:t xml:space="preserve"> </w:t>
            </w:r>
            <w:r w:rsidR="001C5159">
              <w:rPr>
                <w:rFonts w:ascii="Times New Roman" w:eastAsia="Times New Roman" w:hAnsi="Times New Roman" w:cs="Times New Roman"/>
                <w:b/>
                <w:bCs/>
                <w:color w:val="000000"/>
                <w:sz w:val="20"/>
                <w:szCs w:val="20"/>
              </w:rPr>
              <w:t>2</w:t>
            </w:r>
            <w:r w:rsidR="00C341DC">
              <w:rPr>
                <w:rFonts w:ascii="Times New Roman" w:eastAsia="Times New Roman" w:hAnsi="Times New Roman" w:cs="Times New Roman"/>
                <w:b/>
                <w:bCs/>
                <w:color w:val="000000"/>
                <w:sz w:val="20"/>
                <w:szCs w:val="20"/>
              </w:rPr>
              <w:t>:</w:t>
            </w:r>
            <w:r w:rsidR="001C5159" w:rsidRPr="00A2316E">
              <w:rPr>
                <w:rFonts w:ascii="Times New Roman" w:eastAsia="Times New Roman" w:hAnsi="Times New Roman" w:cs="Times New Roman"/>
                <w:color w:val="000000"/>
                <w:sz w:val="20"/>
                <w:szCs w:val="20"/>
              </w:rPr>
              <w:t xml:space="preserve"> </w:t>
            </w:r>
            <w:r w:rsidR="001C5159">
              <w:rPr>
                <w:rFonts w:ascii="Times New Roman" w:eastAsia="Times New Roman" w:hAnsi="Times New Roman" w:cs="Times New Roman"/>
                <w:color w:val="000000"/>
                <w:sz w:val="20"/>
                <w:szCs w:val="20"/>
              </w:rPr>
              <w:t>P</w:t>
            </w:r>
            <w:r w:rsidR="001C5159" w:rsidRPr="00A2316E">
              <w:rPr>
                <w:rFonts w:ascii="Times New Roman" w:eastAsia="Times New Roman" w:hAnsi="Times New Roman" w:cs="Times New Roman"/>
                <w:color w:val="000000"/>
                <w:sz w:val="20"/>
                <w:szCs w:val="20"/>
              </w:rPr>
              <w:t>ercent variation</w:t>
            </w:r>
            <w:r w:rsidR="001C5159">
              <w:rPr>
                <w:rFonts w:ascii="Times New Roman" w:eastAsia="Times New Roman" w:hAnsi="Times New Roman" w:cs="Times New Roman"/>
                <w:color w:val="000000"/>
                <w:sz w:val="20"/>
                <w:szCs w:val="20"/>
              </w:rPr>
              <w:t xml:space="preserve"> explained by male effects, female effects, female </w:t>
            </w:r>
            <w:ins w:id="12" w:author="Sapkota, Pradip" w:date="2025-07-18T22:41:00Z" w16du:dateUtc="2025-07-19T03:41:00Z">
              <w:r w:rsidR="00D0773A">
                <w:rPr>
                  <w:rFonts w:ascii="Times New Roman" w:eastAsia="Times New Roman" w:hAnsi="Times New Roman" w:cs="Times New Roman"/>
                  <w:color w:val="000000"/>
                  <w:sz w:val="20"/>
                  <w:szCs w:val="20"/>
                </w:rPr>
                <w:sym w:font="Symbol" w:char="F0B4"/>
              </w:r>
            </w:ins>
            <w:del w:id="13" w:author="Sapkota, Pradip" w:date="2025-07-18T22:41:00Z" w16du:dateUtc="2025-07-19T03:41:00Z">
              <w:r w:rsidR="001C5159" w:rsidDel="00D0773A">
                <w:rPr>
                  <w:rFonts w:ascii="Times New Roman" w:eastAsia="Times New Roman" w:hAnsi="Times New Roman" w:cs="Times New Roman"/>
                  <w:color w:val="000000"/>
                  <w:sz w:val="20"/>
                  <w:szCs w:val="20"/>
                </w:rPr>
                <w:delText>x</w:delText>
              </w:r>
            </w:del>
            <w:r w:rsidR="001C5159">
              <w:rPr>
                <w:rFonts w:ascii="Times New Roman" w:eastAsia="Times New Roman" w:hAnsi="Times New Roman" w:cs="Times New Roman"/>
                <w:color w:val="000000"/>
                <w:sz w:val="20"/>
                <w:szCs w:val="20"/>
              </w:rPr>
              <w:t xml:space="preserve"> male effects, and replication</w:t>
            </w:r>
            <w:r w:rsidR="001C5159" w:rsidRPr="00A2316E">
              <w:rPr>
                <w:rFonts w:ascii="Times New Roman" w:eastAsia="Times New Roman" w:hAnsi="Times New Roman" w:cs="Times New Roman"/>
                <w:color w:val="000000"/>
                <w:sz w:val="20"/>
                <w:szCs w:val="20"/>
              </w:rPr>
              <w:t xml:space="preserve"> across all 4200 near-infrared spectroscopy (NIRS) bands across eight environments by equation </w:t>
            </w:r>
            <m:oMath>
              <m:r>
                <w:rPr>
                  <w:rFonts w:ascii="Cambria Math" w:eastAsia="Cambria Math" w:hAnsi="Cambria Math" w:cs="Times New Roman"/>
                  <w:color w:val="0E101A"/>
                  <w:sz w:val="20"/>
                  <w:szCs w:val="20"/>
                </w:rPr>
                <m:t>y=1µ+</m:t>
              </m:r>
              <m:sSub>
                <m:sSubPr>
                  <m:ctrlPr>
                    <w:rPr>
                      <w:rFonts w:ascii="Cambria Math" w:eastAsia="Cambria Math" w:hAnsi="Cambria Math" w:cs="Times New Roman"/>
                      <w:color w:val="0E101A"/>
                      <w:sz w:val="20"/>
                      <w:szCs w:val="20"/>
                    </w:rPr>
                  </m:ctrlPr>
                </m:sSubPr>
                <m:e>
                  <m:r>
                    <w:rPr>
                      <w:rFonts w:ascii="Cambria Math" w:eastAsia="Cambria Math" w:hAnsi="Cambria Math" w:cs="Times New Roman"/>
                      <w:color w:val="0E101A"/>
                      <w:sz w:val="20"/>
                      <w:szCs w:val="20"/>
                    </w:rPr>
                    <m:t>Z</m:t>
                  </m:r>
                </m:e>
                <m:sub>
                  <m:r>
                    <w:rPr>
                      <w:rFonts w:ascii="Cambria Math" w:eastAsia="Cambria Math" w:hAnsi="Cambria Math" w:cs="Times New Roman"/>
                      <w:color w:val="0E101A"/>
                      <w:sz w:val="20"/>
                      <w:szCs w:val="20"/>
                    </w:rPr>
                    <m:t>1</m:t>
                  </m:r>
                </m:sub>
              </m:sSub>
              <m:r>
                <w:rPr>
                  <w:rFonts w:ascii="Cambria Math" w:eastAsia="Cambria Math" w:hAnsi="Cambria Math" w:cs="Times New Roman"/>
                  <w:color w:val="0E101A"/>
                  <w:sz w:val="20"/>
                  <w:szCs w:val="20"/>
                </w:rPr>
                <m:t>f+</m:t>
              </m:r>
              <m:sSub>
                <m:sSubPr>
                  <m:ctrlPr>
                    <w:rPr>
                      <w:rFonts w:ascii="Cambria Math" w:eastAsia="Cambria Math" w:hAnsi="Cambria Math" w:cs="Times New Roman"/>
                      <w:color w:val="0E101A"/>
                      <w:sz w:val="20"/>
                      <w:szCs w:val="20"/>
                    </w:rPr>
                  </m:ctrlPr>
                </m:sSubPr>
                <m:e>
                  <m:r>
                    <w:rPr>
                      <w:rFonts w:ascii="Cambria Math" w:eastAsia="Cambria Math" w:hAnsi="Cambria Math" w:cs="Times New Roman"/>
                      <w:color w:val="0E101A"/>
                      <w:sz w:val="20"/>
                      <w:szCs w:val="20"/>
                    </w:rPr>
                    <m:t>Z</m:t>
                  </m:r>
                </m:e>
                <m:sub>
                  <m:r>
                    <w:rPr>
                      <w:rFonts w:ascii="Cambria Math" w:eastAsia="Cambria Math" w:hAnsi="Cambria Math" w:cs="Times New Roman"/>
                      <w:color w:val="0E101A"/>
                      <w:sz w:val="20"/>
                      <w:szCs w:val="20"/>
                    </w:rPr>
                    <m:t>2</m:t>
                  </m:r>
                </m:sub>
              </m:sSub>
              <m:r>
                <w:rPr>
                  <w:rFonts w:ascii="Cambria Math" w:eastAsia="Cambria Math" w:hAnsi="Cambria Math" w:cs="Times New Roman"/>
                  <w:color w:val="0E101A"/>
                  <w:sz w:val="20"/>
                  <w:szCs w:val="20"/>
                </w:rPr>
                <m:t>m+</m:t>
              </m:r>
              <m:sSub>
                <m:sSubPr>
                  <m:ctrlPr>
                    <w:rPr>
                      <w:rFonts w:ascii="Cambria Math" w:eastAsia="Cambria Math" w:hAnsi="Cambria Math" w:cs="Times New Roman"/>
                      <w:color w:val="0E101A"/>
                      <w:sz w:val="20"/>
                      <w:szCs w:val="20"/>
                    </w:rPr>
                  </m:ctrlPr>
                </m:sSubPr>
                <m:e>
                  <m:r>
                    <w:rPr>
                      <w:rFonts w:ascii="Cambria Math" w:eastAsia="Cambria Math" w:hAnsi="Cambria Math" w:cs="Times New Roman"/>
                      <w:color w:val="0E101A"/>
                      <w:sz w:val="20"/>
                      <w:szCs w:val="20"/>
                    </w:rPr>
                    <m:t>Z</m:t>
                  </m:r>
                </m:e>
                <m:sub>
                  <m:r>
                    <w:rPr>
                      <w:rFonts w:ascii="Cambria Math" w:eastAsia="Cambria Math" w:hAnsi="Cambria Math" w:cs="Times New Roman"/>
                      <w:color w:val="0E101A"/>
                      <w:sz w:val="20"/>
                      <w:szCs w:val="20"/>
                    </w:rPr>
                    <m:t>3</m:t>
                  </m:r>
                </m:sub>
              </m:sSub>
              <m:r>
                <w:rPr>
                  <w:rFonts w:ascii="Cambria Math" w:eastAsia="Cambria Math" w:hAnsi="Cambria Math" w:cs="Times New Roman"/>
                  <w:color w:val="0E101A"/>
                  <w:sz w:val="20"/>
                  <w:szCs w:val="20"/>
                </w:rPr>
                <m:t>h+ e</m:t>
              </m:r>
            </m:oMath>
            <w:r w:rsidR="001C5159">
              <w:rPr>
                <w:rFonts w:ascii="Times New Roman" w:eastAsia="Times New Roman" w:hAnsi="Times New Roman" w:cs="Times New Roman"/>
                <w:color w:val="0E101A"/>
                <w:sz w:val="20"/>
                <w:szCs w:val="20"/>
              </w:rPr>
              <w:t>.</w:t>
            </w:r>
            <w:r>
              <w:rPr>
                <w:rFonts w:ascii="Times New Roman" w:eastAsia="Times New Roman" w:hAnsi="Times New Roman" w:cs="Times New Roman"/>
                <w:color w:val="0E101A"/>
                <w:sz w:val="20"/>
                <w:szCs w:val="20"/>
              </w:rPr>
              <w:t xml:space="preserve"> Abbreviations for locations are COL: Colby, KS, CS: College Station, TX, GC: Garden City, KS, VC: Victoria, TX, TA: Taft, TX.</w:t>
            </w:r>
          </w:p>
        </w:tc>
      </w:tr>
    </w:tbl>
    <w:p w14:paraId="67B03FE0" w14:textId="77777777" w:rsidR="001C5159" w:rsidRDefault="001C5159" w:rsidP="0073290B">
      <w:pPr>
        <w:pBdr>
          <w:top w:val="nil"/>
          <w:left w:val="nil"/>
          <w:bottom w:val="nil"/>
          <w:right w:val="nil"/>
          <w:between w:val="nil"/>
        </w:pBdr>
        <w:spacing w:before="120"/>
        <w:rPr>
          <w:rFonts w:ascii="Times New Roman" w:hAnsi="Times New Roman" w:cs="Times New Roman"/>
          <w:b/>
          <w:bCs/>
          <w:color w:val="000000"/>
          <w:szCs w:val="24"/>
        </w:rPr>
      </w:pPr>
    </w:p>
    <w:p w14:paraId="6E6EA912" w14:textId="05606FE9" w:rsidR="001A2084" w:rsidRDefault="001A2084" w:rsidP="005016C6">
      <w:pPr>
        <w:pBdr>
          <w:top w:val="nil"/>
          <w:left w:val="nil"/>
          <w:bottom w:val="nil"/>
          <w:right w:val="nil"/>
          <w:between w:val="nil"/>
        </w:pBdr>
        <w:spacing w:before="120"/>
        <w:rPr>
          <w:rFonts w:ascii="Times New Roman" w:hAnsi="Times New Roman" w:cs="Times New Roman"/>
          <w:b/>
          <w:bCs/>
          <w:color w:val="000000"/>
          <w:szCs w:val="24"/>
        </w:rPr>
      </w:pPr>
    </w:p>
    <w:tbl>
      <w:tblPr>
        <w:tblW w:w="8107" w:type="dxa"/>
        <w:jc w:val="center"/>
        <w:tblBorders>
          <w:top w:val="single" w:sz="18" w:space="0" w:color="auto"/>
          <w:bottom w:val="single" w:sz="18" w:space="0" w:color="auto"/>
        </w:tblBorders>
        <w:tblLook w:val="04A0" w:firstRow="1" w:lastRow="0" w:firstColumn="1" w:lastColumn="0" w:noHBand="0" w:noVBand="1"/>
      </w:tblPr>
      <w:tblGrid>
        <w:gridCol w:w="972"/>
        <w:gridCol w:w="1158"/>
        <w:gridCol w:w="972"/>
        <w:gridCol w:w="1054"/>
        <w:gridCol w:w="1054"/>
        <w:gridCol w:w="972"/>
        <w:gridCol w:w="1054"/>
        <w:gridCol w:w="1057"/>
      </w:tblGrid>
      <w:tr w:rsidR="00E11C99" w:rsidRPr="00E11C99" w14:paraId="54F11550" w14:textId="77777777" w:rsidTr="00E11C99">
        <w:trPr>
          <w:trHeight w:val="284"/>
          <w:jc w:val="center"/>
        </w:trPr>
        <w:tc>
          <w:tcPr>
            <w:tcW w:w="8107" w:type="dxa"/>
            <w:gridSpan w:val="8"/>
            <w:tcBorders>
              <w:top w:val="single" w:sz="18" w:space="0" w:color="auto"/>
              <w:bottom w:val="single" w:sz="18" w:space="0" w:color="auto"/>
            </w:tcBorders>
            <w:shd w:val="clear" w:color="auto" w:fill="auto"/>
            <w:noWrap/>
            <w:vAlign w:val="bottom"/>
          </w:tcPr>
          <w:p w14:paraId="06B47B76" w14:textId="691BFE7D" w:rsidR="00E11C99" w:rsidRPr="00E11C99" w:rsidRDefault="005016C6" w:rsidP="00E11C99">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lastRenderedPageBreak/>
              <w:t xml:space="preserve">Supplementary </w:t>
            </w:r>
            <w:r w:rsidR="00D756B7">
              <w:rPr>
                <w:rFonts w:ascii="Times New Roman" w:eastAsia="Times New Roman" w:hAnsi="Times New Roman" w:cs="Times New Roman"/>
                <w:b/>
                <w:bCs/>
                <w:color w:val="000000"/>
                <w:kern w:val="0"/>
                <w14:ligatures w14:val="none"/>
              </w:rPr>
              <w:t>t</w:t>
            </w:r>
            <w:r w:rsidR="00E11C99" w:rsidRPr="00E11C99">
              <w:rPr>
                <w:rFonts w:ascii="Times New Roman" w:eastAsia="Times New Roman" w:hAnsi="Times New Roman" w:cs="Times New Roman"/>
                <w:b/>
                <w:bCs/>
                <w:color w:val="000000"/>
                <w:kern w:val="0"/>
                <w14:ligatures w14:val="none"/>
              </w:rPr>
              <w:t>able 1</w:t>
            </w:r>
            <w:r w:rsidR="00C341DC">
              <w:rPr>
                <w:rFonts w:ascii="Times New Roman" w:eastAsia="Times New Roman" w:hAnsi="Times New Roman" w:cs="Times New Roman"/>
                <w:b/>
                <w:bCs/>
                <w:color w:val="000000"/>
                <w:kern w:val="0"/>
                <w14:ligatures w14:val="none"/>
              </w:rPr>
              <w:t>:</w:t>
            </w:r>
            <w:r w:rsidR="00E11C99" w:rsidRPr="00E11C99">
              <w:rPr>
                <w:rFonts w:ascii="Times New Roman" w:eastAsia="Times New Roman" w:hAnsi="Times New Roman" w:cs="Times New Roman"/>
                <w:color w:val="000000"/>
                <w:kern w:val="0"/>
                <w14:ligatures w14:val="none"/>
              </w:rPr>
              <w:t xml:space="preserve"> </w:t>
            </w:r>
            <w:r w:rsidR="00E11C99">
              <w:rPr>
                <w:rFonts w:ascii="Times New Roman" w:eastAsia="Times New Roman" w:hAnsi="Times New Roman" w:cs="Times New Roman"/>
                <w:color w:val="000000"/>
                <w:kern w:val="0"/>
                <w14:ligatures w14:val="none"/>
              </w:rPr>
              <w:t>statistics (mean and standard deviation) on prediction accuracy for the combination of four cross validation scheme (CV) and phenotypic traits for GY (grain yield), DA (days to anthesis), PH (plant height), KHI (kernel hardness index), KD (kernel diameter), and KW (kernel weight) for G (genomic), P (phenomic) and G + P (genomic + phenomic) models.</w:t>
            </w:r>
          </w:p>
        </w:tc>
      </w:tr>
      <w:tr w:rsidR="00E11C99" w:rsidRPr="00E11C99" w14:paraId="5801B8A4" w14:textId="77777777" w:rsidTr="00D0773A">
        <w:trPr>
          <w:trHeight w:val="284"/>
          <w:jc w:val="center"/>
        </w:trPr>
        <w:tc>
          <w:tcPr>
            <w:tcW w:w="972" w:type="dxa"/>
            <w:tcBorders>
              <w:top w:val="single" w:sz="18" w:space="0" w:color="auto"/>
              <w:bottom w:val="single" w:sz="18" w:space="0" w:color="auto"/>
            </w:tcBorders>
            <w:shd w:val="clear" w:color="auto" w:fill="auto"/>
            <w:noWrap/>
            <w:vAlign w:val="bottom"/>
            <w:hideMark/>
          </w:tcPr>
          <w:p w14:paraId="3D8BBDF6" w14:textId="6FF1C0EC"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Model</w:t>
            </w:r>
          </w:p>
        </w:tc>
        <w:tc>
          <w:tcPr>
            <w:tcW w:w="972" w:type="dxa"/>
            <w:tcBorders>
              <w:top w:val="single" w:sz="18" w:space="0" w:color="auto"/>
              <w:bottom w:val="single" w:sz="18" w:space="0" w:color="auto"/>
            </w:tcBorders>
            <w:shd w:val="clear" w:color="auto" w:fill="auto"/>
            <w:noWrap/>
            <w:vAlign w:val="bottom"/>
            <w:hideMark/>
          </w:tcPr>
          <w:p w14:paraId="350351E5"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CV</w:t>
            </w:r>
          </w:p>
        </w:tc>
        <w:tc>
          <w:tcPr>
            <w:tcW w:w="972" w:type="dxa"/>
            <w:tcBorders>
              <w:top w:val="single" w:sz="18" w:space="0" w:color="auto"/>
              <w:bottom w:val="single" w:sz="18" w:space="0" w:color="auto"/>
            </w:tcBorders>
            <w:shd w:val="clear" w:color="auto" w:fill="auto"/>
            <w:noWrap/>
            <w:vAlign w:val="bottom"/>
            <w:hideMark/>
          </w:tcPr>
          <w:p w14:paraId="5B699BA0" w14:textId="45409EA0"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Trait</w:t>
            </w:r>
          </w:p>
        </w:tc>
        <w:tc>
          <w:tcPr>
            <w:tcW w:w="1054" w:type="dxa"/>
            <w:tcBorders>
              <w:top w:val="single" w:sz="18" w:space="0" w:color="auto"/>
              <w:bottom w:val="single" w:sz="18" w:space="0" w:color="auto"/>
            </w:tcBorders>
            <w:shd w:val="clear" w:color="auto" w:fill="auto"/>
            <w:noWrap/>
            <w:vAlign w:val="bottom"/>
            <w:hideMark/>
          </w:tcPr>
          <w:p w14:paraId="7D84365E" w14:textId="67A50F1D"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Mean</w:t>
            </w:r>
          </w:p>
        </w:tc>
        <w:tc>
          <w:tcPr>
            <w:tcW w:w="1054" w:type="dxa"/>
            <w:tcBorders>
              <w:top w:val="single" w:sz="18" w:space="0" w:color="auto"/>
              <w:bottom w:val="single" w:sz="18" w:space="0" w:color="auto"/>
            </w:tcBorders>
            <w:shd w:val="clear" w:color="auto" w:fill="auto"/>
            <w:noWrap/>
            <w:vAlign w:val="bottom"/>
            <w:hideMark/>
          </w:tcPr>
          <w:p w14:paraId="5426ADE8" w14:textId="58F82815"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Std. dev.</w:t>
            </w:r>
          </w:p>
        </w:tc>
        <w:tc>
          <w:tcPr>
            <w:tcW w:w="972" w:type="dxa"/>
            <w:tcBorders>
              <w:top w:val="single" w:sz="18" w:space="0" w:color="auto"/>
              <w:bottom w:val="single" w:sz="18" w:space="0" w:color="auto"/>
            </w:tcBorders>
            <w:shd w:val="clear" w:color="auto" w:fill="auto"/>
            <w:noWrap/>
            <w:vAlign w:val="bottom"/>
            <w:hideMark/>
          </w:tcPr>
          <w:p w14:paraId="6AEA7D90" w14:textId="374A8239"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Trait</w:t>
            </w:r>
          </w:p>
        </w:tc>
        <w:tc>
          <w:tcPr>
            <w:tcW w:w="1054" w:type="dxa"/>
            <w:tcBorders>
              <w:top w:val="single" w:sz="18" w:space="0" w:color="auto"/>
              <w:bottom w:val="single" w:sz="18" w:space="0" w:color="auto"/>
            </w:tcBorders>
            <w:shd w:val="clear" w:color="auto" w:fill="auto"/>
            <w:noWrap/>
            <w:vAlign w:val="bottom"/>
            <w:hideMark/>
          </w:tcPr>
          <w:p w14:paraId="40DFE6D0"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mean</w:t>
            </w:r>
          </w:p>
        </w:tc>
        <w:tc>
          <w:tcPr>
            <w:tcW w:w="1057" w:type="dxa"/>
            <w:tcBorders>
              <w:top w:val="single" w:sz="18" w:space="0" w:color="auto"/>
              <w:bottom w:val="single" w:sz="18" w:space="0" w:color="auto"/>
            </w:tcBorders>
            <w:shd w:val="clear" w:color="auto" w:fill="auto"/>
            <w:noWrap/>
            <w:vAlign w:val="bottom"/>
            <w:hideMark/>
          </w:tcPr>
          <w:p w14:paraId="68A689CF" w14:textId="0E389865"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Std. dev.</w:t>
            </w:r>
          </w:p>
        </w:tc>
      </w:tr>
      <w:tr w:rsidR="00E11C99" w:rsidRPr="00E11C99" w14:paraId="735C1B4C" w14:textId="77777777" w:rsidTr="00D0773A">
        <w:trPr>
          <w:trHeight w:val="284"/>
          <w:jc w:val="center"/>
        </w:trPr>
        <w:tc>
          <w:tcPr>
            <w:tcW w:w="972" w:type="dxa"/>
            <w:tcBorders>
              <w:top w:val="single" w:sz="18" w:space="0" w:color="auto"/>
            </w:tcBorders>
            <w:shd w:val="clear" w:color="auto" w:fill="auto"/>
            <w:noWrap/>
            <w:vAlign w:val="bottom"/>
            <w:hideMark/>
          </w:tcPr>
          <w:p w14:paraId="551561BD"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w:t>
            </w:r>
          </w:p>
        </w:tc>
        <w:tc>
          <w:tcPr>
            <w:tcW w:w="972" w:type="dxa"/>
            <w:tcBorders>
              <w:top w:val="single" w:sz="18" w:space="0" w:color="auto"/>
            </w:tcBorders>
            <w:shd w:val="clear" w:color="auto" w:fill="auto"/>
            <w:noWrap/>
            <w:vAlign w:val="bottom"/>
            <w:hideMark/>
          </w:tcPr>
          <w:p w14:paraId="30537AA9" w14:textId="563DA6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14" w:author="Sapkota, Pradip" w:date="2025-07-18T22:44:00Z" w16du:dateUtc="2025-07-19T03:44:00Z">
              <w:r w:rsidRPr="00E11C99" w:rsidDel="00D0773A">
                <w:rPr>
                  <w:rFonts w:ascii="Times New Roman" w:eastAsia="Times New Roman" w:hAnsi="Times New Roman" w:cs="Times New Roman"/>
                  <w:color w:val="000000"/>
                  <w:kern w:val="0"/>
                  <w14:ligatures w14:val="none"/>
                </w:rPr>
                <w:delText>CV0</w:delText>
              </w:r>
            </w:del>
            <w:ins w:id="15" w:author="Sapkota, Pradip" w:date="2025-07-18T22:44:00Z" w16du:dateUtc="2025-07-19T03:44: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2</w:t>
              </w:r>
            </w:ins>
          </w:p>
        </w:tc>
        <w:tc>
          <w:tcPr>
            <w:tcW w:w="972" w:type="dxa"/>
            <w:tcBorders>
              <w:top w:val="single" w:sz="18" w:space="0" w:color="auto"/>
            </w:tcBorders>
            <w:shd w:val="clear" w:color="auto" w:fill="auto"/>
            <w:noWrap/>
            <w:vAlign w:val="bottom"/>
            <w:hideMark/>
          </w:tcPr>
          <w:p w14:paraId="0D95678F"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GY</w:t>
            </w:r>
          </w:p>
        </w:tc>
        <w:tc>
          <w:tcPr>
            <w:tcW w:w="1054" w:type="dxa"/>
            <w:tcBorders>
              <w:top w:val="single" w:sz="18" w:space="0" w:color="auto"/>
            </w:tcBorders>
            <w:shd w:val="clear" w:color="auto" w:fill="auto"/>
            <w:noWrap/>
            <w:vAlign w:val="bottom"/>
            <w:hideMark/>
          </w:tcPr>
          <w:p w14:paraId="37B29B56" w14:textId="1BDF6F0A"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0.64</w:t>
            </w:r>
            <w:r w:rsidR="005016C6">
              <w:rPr>
                <w:rFonts w:ascii="Times New Roman" w:eastAsia="Times New Roman" w:hAnsi="Times New Roman" w:cs="Times New Roman"/>
                <w:color w:val="000000"/>
                <w:kern w:val="0"/>
                <w14:ligatures w14:val="none"/>
              </w:rPr>
              <w:t>9</w:t>
            </w:r>
          </w:p>
        </w:tc>
        <w:tc>
          <w:tcPr>
            <w:tcW w:w="1054" w:type="dxa"/>
            <w:tcBorders>
              <w:top w:val="single" w:sz="18" w:space="0" w:color="auto"/>
            </w:tcBorders>
            <w:shd w:val="clear" w:color="auto" w:fill="auto"/>
            <w:noWrap/>
            <w:vAlign w:val="bottom"/>
            <w:hideMark/>
          </w:tcPr>
          <w:p w14:paraId="59FE0988" w14:textId="5410AF92"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0.04</w:t>
            </w:r>
            <w:r w:rsidR="005016C6">
              <w:rPr>
                <w:rFonts w:ascii="Times New Roman" w:eastAsia="Times New Roman" w:hAnsi="Times New Roman" w:cs="Times New Roman"/>
                <w:color w:val="000000"/>
                <w:kern w:val="0"/>
                <w14:ligatures w14:val="none"/>
              </w:rPr>
              <w:t>9</w:t>
            </w:r>
          </w:p>
        </w:tc>
        <w:tc>
          <w:tcPr>
            <w:tcW w:w="972" w:type="dxa"/>
            <w:tcBorders>
              <w:top w:val="single" w:sz="18" w:space="0" w:color="auto"/>
            </w:tcBorders>
            <w:shd w:val="clear" w:color="auto" w:fill="auto"/>
            <w:noWrap/>
            <w:vAlign w:val="bottom"/>
            <w:hideMark/>
          </w:tcPr>
          <w:p w14:paraId="01C097B4"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KHI</w:t>
            </w:r>
          </w:p>
        </w:tc>
        <w:tc>
          <w:tcPr>
            <w:tcW w:w="1054" w:type="dxa"/>
            <w:tcBorders>
              <w:top w:val="single" w:sz="18" w:space="0" w:color="auto"/>
            </w:tcBorders>
            <w:shd w:val="clear" w:color="auto" w:fill="auto"/>
            <w:noWrap/>
            <w:vAlign w:val="bottom"/>
            <w:hideMark/>
          </w:tcPr>
          <w:p w14:paraId="54887A14" w14:textId="7C1020D2"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0.68</w:t>
            </w:r>
            <w:r w:rsidR="005016C6">
              <w:rPr>
                <w:rFonts w:ascii="Times New Roman" w:eastAsia="Times New Roman" w:hAnsi="Times New Roman" w:cs="Times New Roman"/>
                <w:color w:val="000000"/>
                <w:kern w:val="0"/>
                <w14:ligatures w14:val="none"/>
              </w:rPr>
              <w:t>5</w:t>
            </w:r>
          </w:p>
        </w:tc>
        <w:tc>
          <w:tcPr>
            <w:tcW w:w="1057" w:type="dxa"/>
            <w:tcBorders>
              <w:top w:val="single" w:sz="18" w:space="0" w:color="auto"/>
            </w:tcBorders>
            <w:shd w:val="clear" w:color="auto" w:fill="auto"/>
            <w:noWrap/>
            <w:vAlign w:val="bottom"/>
            <w:hideMark/>
          </w:tcPr>
          <w:p w14:paraId="12C0391F" w14:textId="1951E836"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0.08</w:t>
            </w:r>
            <w:r w:rsidR="005016C6">
              <w:rPr>
                <w:rFonts w:ascii="Times New Roman" w:eastAsia="Times New Roman" w:hAnsi="Times New Roman" w:cs="Times New Roman"/>
                <w:color w:val="000000"/>
                <w:kern w:val="0"/>
                <w14:ligatures w14:val="none"/>
              </w:rPr>
              <w:t>9</w:t>
            </w:r>
          </w:p>
        </w:tc>
      </w:tr>
      <w:tr w:rsidR="00E11C99" w:rsidRPr="00E11C99" w14:paraId="498F80EF" w14:textId="77777777" w:rsidTr="00D0773A">
        <w:trPr>
          <w:trHeight w:val="284"/>
          <w:jc w:val="center"/>
        </w:trPr>
        <w:tc>
          <w:tcPr>
            <w:tcW w:w="972" w:type="dxa"/>
            <w:shd w:val="clear" w:color="auto" w:fill="auto"/>
            <w:noWrap/>
            <w:vAlign w:val="bottom"/>
            <w:hideMark/>
          </w:tcPr>
          <w:p w14:paraId="2F9025ED"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w:t>
            </w:r>
          </w:p>
        </w:tc>
        <w:tc>
          <w:tcPr>
            <w:tcW w:w="972" w:type="dxa"/>
            <w:shd w:val="clear" w:color="auto" w:fill="auto"/>
            <w:noWrap/>
            <w:vAlign w:val="bottom"/>
            <w:hideMark/>
          </w:tcPr>
          <w:p w14:paraId="480BBD8E" w14:textId="72364E60"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16" w:author="Sapkota, Pradip" w:date="2025-07-18T22:44:00Z" w16du:dateUtc="2025-07-19T03:44:00Z">
              <w:r w:rsidRPr="00E11C99" w:rsidDel="00D0773A">
                <w:rPr>
                  <w:rFonts w:ascii="Times New Roman" w:eastAsia="Times New Roman" w:hAnsi="Times New Roman" w:cs="Times New Roman"/>
                  <w:color w:val="000000"/>
                  <w:kern w:val="0"/>
                  <w14:ligatures w14:val="none"/>
                </w:rPr>
                <w:delText>CV00</w:delText>
              </w:r>
            </w:del>
            <w:ins w:id="17" w:author="Sapkota, Pradip" w:date="2025-07-18T22:44:00Z" w16du:dateUtc="2025-07-19T03:44: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3</w:t>
              </w:r>
            </w:ins>
          </w:p>
        </w:tc>
        <w:tc>
          <w:tcPr>
            <w:tcW w:w="972" w:type="dxa"/>
            <w:shd w:val="clear" w:color="auto" w:fill="auto"/>
            <w:noWrap/>
            <w:vAlign w:val="bottom"/>
            <w:hideMark/>
          </w:tcPr>
          <w:p w14:paraId="0573BCDE"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GY</w:t>
            </w:r>
          </w:p>
        </w:tc>
        <w:tc>
          <w:tcPr>
            <w:tcW w:w="1054" w:type="dxa"/>
            <w:shd w:val="clear" w:color="auto" w:fill="auto"/>
            <w:noWrap/>
            <w:vAlign w:val="bottom"/>
            <w:hideMark/>
          </w:tcPr>
          <w:p w14:paraId="442140AD" w14:textId="36AAA9A0"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0.63</w:t>
            </w:r>
            <w:r w:rsidR="005016C6">
              <w:rPr>
                <w:rFonts w:ascii="Times New Roman" w:eastAsia="Times New Roman" w:hAnsi="Times New Roman" w:cs="Times New Roman"/>
                <w:color w:val="000000"/>
                <w:kern w:val="0"/>
                <w14:ligatures w14:val="none"/>
              </w:rPr>
              <w:t>6</w:t>
            </w:r>
          </w:p>
        </w:tc>
        <w:tc>
          <w:tcPr>
            <w:tcW w:w="1054" w:type="dxa"/>
            <w:shd w:val="clear" w:color="auto" w:fill="auto"/>
            <w:noWrap/>
            <w:vAlign w:val="bottom"/>
            <w:hideMark/>
          </w:tcPr>
          <w:p w14:paraId="4ABB173F" w14:textId="042FC5D5"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0.11</w:t>
            </w:r>
            <w:r w:rsidR="005016C6">
              <w:rPr>
                <w:rFonts w:ascii="Times New Roman" w:eastAsia="Times New Roman" w:hAnsi="Times New Roman" w:cs="Times New Roman"/>
                <w:color w:val="000000"/>
                <w:kern w:val="0"/>
                <w14:ligatures w14:val="none"/>
              </w:rPr>
              <w:t>9</w:t>
            </w:r>
          </w:p>
        </w:tc>
        <w:tc>
          <w:tcPr>
            <w:tcW w:w="972" w:type="dxa"/>
            <w:shd w:val="clear" w:color="auto" w:fill="auto"/>
            <w:noWrap/>
            <w:vAlign w:val="bottom"/>
            <w:hideMark/>
          </w:tcPr>
          <w:p w14:paraId="0677A308"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KHI</w:t>
            </w:r>
          </w:p>
        </w:tc>
        <w:tc>
          <w:tcPr>
            <w:tcW w:w="1054" w:type="dxa"/>
            <w:shd w:val="clear" w:color="auto" w:fill="auto"/>
            <w:noWrap/>
            <w:vAlign w:val="bottom"/>
            <w:hideMark/>
          </w:tcPr>
          <w:p w14:paraId="36B626E6" w14:textId="432439BF"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0.60</w:t>
            </w:r>
            <w:r w:rsidR="005016C6">
              <w:rPr>
                <w:rFonts w:ascii="Times New Roman" w:eastAsia="Times New Roman" w:hAnsi="Times New Roman" w:cs="Times New Roman"/>
                <w:color w:val="000000"/>
                <w:kern w:val="0"/>
                <w14:ligatures w14:val="none"/>
              </w:rPr>
              <w:t>5</w:t>
            </w:r>
          </w:p>
        </w:tc>
        <w:tc>
          <w:tcPr>
            <w:tcW w:w="1057" w:type="dxa"/>
            <w:shd w:val="clear" w:color="auto" w:fill="auto"/>
            <w:noWrap/>
            <w:vAlign w:val="bottom"/>
            <w:hideMark/>
          </w:tcPr>
          <w:p w14:paraId="04FF19DA" w14:textId="7646131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0.123</w:t>
            </w:r>
          </w:p>
        </w:tc>
      </w:tr>
      <w:tr w:rsidR="00E11C99" w:rsidRPr="00E11C99" w14:paraId="16344FD0" w14:textId="77777777" w:rsidTr="00D0773A">
        <w:trPr>
          <w:trHeight w:val="284"/>
          <w:jc w:val="center"/>
        </w:trPr>
        <w:tc>
          <w:tcPr>
            <w:tcW w:w="972" w:type="dxa"/>
            <w:shd w:val="clear" w:color="auto" w:fill="auto"/>
            <w:noWrap/>
            <w:vAlign w:val="bottom"/>
            <w:hideMark/>
          </w:tcPr>
          <w:p w14:paraId="21522845"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w:t>
            </w:r>
          </w:p>
        </w:tc>
        <w:tc>
          <w:tcPr>
            <w:tcW w:w="972" w:type="dxa"/>
            <w:shd w:val="clear" w:color="auto" w:fill="auto"/>
            <w:noWrap/>
            <w:vAlign w:val="bottom"/>
            <w:hideMark/>
          </w:tcPr>
          <w:p w14:paraId="67DF9191"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CV1</w:t>
            </w:r>
          </w:p>
        </w:tc>
        <w:tc>
          <w:tcPr>
            <w:tcW w:w="972" w:type="dxa"/>
            <w:shd w:val="clear" w:color="auto" w:fill="auto"/>
            <w:noWrap/>
            <w:vAlign w:val="bottom"/>
            <w:hideMark/>
          </w:tcPr>
          <w:p w14:paraId="06E051DA"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GY</w:t>
            </w:r>
          </w:p>
        </w:tc>
        <w:tc>
          <w:tcPr>
            <w:tcW w:w="1054" w:type="dxa"/>
            <w:shd w:val="clear" w:color="auto" w:fill="auto"/>
            <w:noWrap/>
            <w:vAlign w:val="bottom"/>
            <w:hideMark/>
          </w:tcPr>
          <w:p w14:paraId="66B0DA6E" w14:textId="61BFB350"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0.67</w:t>
            </w:r>
            <w:r w:rsidR="005016C6">
              <w:rPr>
                <w:rFonts w:ascii="Times New Roman" w:eastAsia="Times New Roman" w:hAnsi="Times New Roman" w:cs="Times New Roman"/>
                <w:color w:val="000000"/>
                <w:kern w:val="0"/>
                <w14:ligatures w14:val="none"/>
              </w:rPr>
              <w:t>2</w:t>
            </w:r>
          </w:p>
        </w:tc>
        <w:tc>
          <w:tcPr>
            <w:tcW w:w="1054" w:type="dxa"/>
            <w:shd w:val="clear" w:color="auto" w:fill="auto"/>
            <w:noWrap/>
            <w:vAlign w:val="bottom"/>
            <w:hideMark/>
          </w:tcPr>
          <w:p w14:paraId="29B89DAE" w14:textId="644F56EF"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w:t>
            </w:r>
            <w:r w:rsidR="005016C6">
              <w:rPr>
                <w:rFonts w:ascii="Times New Roman" w:eastAsia="Times New Roman" w:hAnsi="Times New Roman" w:cs="Times New Roman"/>
                <w:color w:val="000000"/>
                <w:kern w:val="0"/>
                <w14:ligatures w14:val="none"/>
              </w:rPr>
              <w:t>20</w:t>
            </w:r>
          </w:p>
        </w:tc>
        <w:tc>
          <w:tcPr>
            <w:tcW w:w="972" w:type="dxa"/>
            <w:shd w:val="clear" w:color="auto" w:fill="auto"/>
            <w:noWrap/>
            <w:vAlign w:val="bottom"/>
            <w:hideMark/>
          </w:tcPr>
          <w:p w14:paraId="2A85EF62"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KHI</w:t>
            </w:r>
          </w:p>
        </w:tc>
        <w:tc>
          <w:tcPr>
            <w:tcW w:w="1054" w:type="dxa"/>
            <w:shd w:val="clear" w:color="auto" w:fill="auto"/>
            <w:noWrap/>
            <w:vAlign w:val="bottom"/>
            <w:hideMark/>
          </w:tcPr>
          <w:p w14:paraId="6F3D4DE7" w14:textId="6F7AC52D"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0.8</w:t>
            </w:r>
            <w:r w:rsidR="005016C6">
              <w:rPr>
                <w:rFonts w:ascii="Times New Roman" w:eastAsia="Times New Roman" w:hAnsi="Times New Roman" w:cs="Times New Roman"/>
                <w:color w:val="000000"/>
                <w:kern w:val="0"/>
                <w14:ligatures w14:val="none"/>
              </w:rPr>
              <w:t>20</w:t>
            </w:r>
          </w:p>
        </w:tc>
        <w:tc>
          <w:tcPr>
            <w:tcW w:w="1057" w:type="dxa"/>
            <w:shd w:val="clear" w:color="auto" w:fill="auto"/>
            <w:noWrap/>
            <w:vAlign w:val="bottom"/>
            <w:hideMark/>
          </w:tcPr>
          <w:p w14:paraId="1DE285D0" w14:textId="25DA42DF"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0.09</w:t>
            </w:r>
            <w:r w:rsidR="005016C6">
              <w:rPr>
                <w:rFonts w:ascii="Times New Roman" w:eastAsia="Times New Roman" w:hAnsi="Times New Roman" w:cs="Times New Roman"/>
                <w:color w:val="000000"/>
                <w:kern w:val="0"/>
                <w14:ligatures w14:val="none"/>
              </w:rPr>
              <w:t>2</w:t>
            </w:r>
          </w:p>
        </w:tc>
      </w:tr>
      <w:tr w:rsidR="00E11C99" w:rsidRPr="00E11C99" w14:paraId="5F37AA99" w14:textId="77777777" w:rsidTr="00D0773A">
        <w:trPr>
          <w:trHeight w:val="284"/>
          <w:jc w:val="center"/>
        </w:trPr>
        <w:tc>
          <w:tcPr>
            <w:tcW w:w="972" w:type="dxa"/>
            <w:shd w:val="clear" w:color="auto" w:fill="auto"/>
            <w:noWrap/>
            <w:vAlign w:val="bottom"/>
            <w:hideMark/>
          </w:tcPr>
          <w:p w14:paraId="3D51288D"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w:t>
            </w:r>
          </w:p>
        </w:tc>
        <w:tc>
          <w:tcPr>
            <w:tcW w:w="972" w:type="dxa"/>
            <w:shd w:val="clear" w:color="auto" w:fill="auto"/>
            <w:noWrap/>
            <w:vAlign w:val="bottom"/>
            <w:hideMark/>
          </w:tcPr>
          <w:p w14:paraId="6D8D8442" w14:textId="1031D685"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18" w:author="Sapkota, Pradip" w:date="2025-07-18T22:44:00Z" w16du:dateUtc="2025-07-19T03:44:00Z">
              <w:r w:rsidRPr="00E11C99" w:rsidDel="00D0773A">
                <w:rPr>
                  <w:rFonts w:ascii="Times New Roman" w:eastAsia="Times New Roman" w:hAnsi="Times New Roman" w:cs="Times New Roman"/>
                  <w:color w:val="000000"/>
                  <w:kern w:val="0"/>
                  <w14:ligatures w14:val="none"/>
                </w:rPr>
                <w:delText>CV0</w:delText>
              </w:r>
            </w:del>
            <w:ins w:id="19" w:author="Sapkota, Pradip" w:date="2025-07-18T22:44:00Z" w16du:dateUtc="2025-07-19T03:44: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2</w:t>
              </w:r>
            </w:ins>
          </w:p>
        </w:tc>
        <w:tc>
          <w:tcPr>
            <w:tcW w:w="972" w:type="dxa"/>
            <w:shd w:val="clear" w:color="auto" w:fill="auto"/>
            <w:noWrap/>
            <w:vAlign w:val="bottom"/>
            <w:hideMark/>
          </w:tcPr>
          <w:p w14:paraId="6917CC6A"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GY</w:t>
            </w:r>
          </w:p>
        </w:tc>
        <w:tc>
          <w:tcPr>
            <w:tcW w:w="1054" w:type="dxa"/>
            <w:shd w:val="clear" w:color="auto" w:fill="auto"/>
            <w:noWrap/>
            <w:vAlign w:val="bottom"/>
            <w:hideMark/>
          </w:tcPr>
          <w:p w14:paraId="5109E2D6" w14:textId="2EA4B892"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0.59</w:t>
            </w:r>
            <w:r w:rsidR="005016C6">
              <w:rPr>
                <w:rFonts w:ascii="Times New Roman" w:eastAsia="Times New Roman" w:hAnsi="Times New Roman" w:cs="Times New Roman"/>
                <w:color w:val="000000"/>
                <w:kern w:val="0"/>
                <w14:ligatures w14:val="none"/>
              </w:rPr>
              <w:t>6</w:t>
            </w:r>
          </w:p>
        </w:tc>
        <w:tc>
          <w:tcPr>
            <w:tcW w:w="1054" w:type="dxa"/>
            <w:shd w:val="clear" w:color="auto" w:fill="auto"/>
            <w:noWrap/>
            <w:vAlign w:val="bottom"/>
            <w:hideMark/>
          </w:tcPr>
          <w:p w14:paraId="03500DE7" w14:textId="393C555B"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0.116</w:t>
            </w:r>
          </w:p>
        </w:tc>
        <w:tc>
          <w:tcPr>
            <w:tcW w:w="972" w:type="dxa"/>
            <w:shd w:val="clear" w:color="auto" w:fill="auto"/>
            <w:noWrap/>
            <w:vAlign w:val="bottom"/>
            <w:hideMark/>
          </w:tcPr>
          <w:p w14:paraId="31320872"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KHI</w:t>
            </w:r>
          </w:p>
        </w:tc>
        <w:tc>
          <w:tcPr>
            <w:tcW w:w="1054" w:type="dxa"/>
            <w:shd w:val="clear" w:color="auto" w:fill="auto"/>
            <w:noWrap/>
            <w:vAlign w:val="bottom"/>
            <w:hideMark/>
          </w:tcPr>
          <w:p w14:paraId="677AD9BA" w14:textId="587E8AE8"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0.86</w:t>
            </w:r>
            <w:r w:rsidR="005016C6">
              <w:rPr>
                <w:rFonts w:ascii="Times New Roman" w:eastAsia="Times New Roman" w:hAnsi="Times New Roman" w:cs="Times New Roman"/>
                <w:color w:val="000000"/>
                <w:kern w:val="0"/>
                <w14:ligatures w14:val="none"/>
              </w:rPr>
              <w:t>2</w:t>
            </w:r>
          </w:p>
        </w:tc>
        <w:tc>
          <w:tcPr>
            <w:tcW w:w="1057" w:type="dxa"/>
            <w:shd w:val="clear" w:color="auto" w:fill="auto"/>
            <w:noWrap/>
            <w:vAlign w:val="bottom"/>
            <w:hideMark/>
          </w:tcPr>
          <w:p w14:paraId="6EFF9D05" w14:textId="4434649B"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0.03</w:t>
            </w:r>
            <w:r w:rsidR="005016C6">
              <w:rPr>
                <w:rFonts w:ascii="Times New Roman" w:eastAsia="Times New Roman" w:hAnsi="Times New Roman" w:cs="Times New Roman"/>
                <w:color w:val="000000"/>
                <w:kern w:val="0"/>
                <w14:ligatures w14:val="none"/>
              </w:rPr>
              <w:t>7</w:t>
            </w:r>
          </w:p>
        </w:tc>
      </w:tr>
      <w:tr w:rsidR="00E11C99" w:rsidRPr="00E11C99" w14:paraId="51DA53CE" w14:textId="77777777" w:rsidTr="00D0773A">
        <w:trPr>
          <w:trHeight w:val="284"/>
          <w:jc w:val="center"/>
        </w:trPr>
        <w:tc>
          <w:tcPr>
            <w:tcW w:w="972" w:type="dxa"/>
            <w:shd w:val="clear" w:color="auto" w:fill="auto"/>
            <w:noWrap/>
            <w:vAlign w:val="bottom"/>
            <w:hideMark/>
          </w:tcPr>
          <w:p w14:paraId="75988B11"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w:t>
            </w:r>
          </w:p>
        </w:tc>
        <w:tc>
          <w:tcPr>
            <w:tcW w:w="972" w:type="dxa"/>
            <w:shd w:val="clear" w:color="auto" w:fill="auto"/>
            <w:noWrap/>
            <w:vAlign w:val="bottom"/>
            <w:hideMark/>
          </w:tcPr>
          <w:p w14:paraId="781C030F" w14:textId="0E505EFD"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20" w:author="Sapkota, Pradip" w:date="2025-07-18T22:44:00Z" w16du:dateUtc="2025-07-19T03:44:00Z">
              <w:r w:rsidRPr="00E11C99" w:rsidDel="00D0773A">
                <w:rPr>
                  <w:rFonts w:ascii="Times New Roman" w:eastAsia="Times New Roman" w:hAnsi="Times New Roman" w:cs="Times New Roman"/>
                  <w:color w:val="000000"/>
                  <w:kern w:val="0"/>
                  <w14:ligatures w14:val="none"/>
                </w:rPr>
                <w:delText>CV00</w:delText>
              </w:r>
            </w:del>
            <w:ins w:id="21" w:author="Sapkota, Pradip" w:date="2025-07-18T22:44:00Z" w16du:dateUtc="2025-07-19T03:44: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3</w:t>
              </w:r>
            </w:ins>
          </w:p>
        </w:tc>
        <w:tc>
          <w:tcPr>
            <w:tcW w:w="972" w:type="dxa"/>
            <w:shd w:val="clear" w:color="auto" w:fill="auto"/>
            <w:noWrap/>
            <w:vAlign w:val="bottom"/>
            <w:hideMark/>
          </w:tcPr>
          <w:p w14:paraId="65AE4843"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GY</w:t>
            </w:r>
          </w:p>
        </w:tc>
        <w:tc>
          <w:tcPr>
            <w:tcW w:w="1054" w:type="dxa"/>
            <w:shd w:val="clear" w:color="auto" w:fill="auto"/>
            <w:noWrap/>
            <w:vAlign w:val="bottom"/>
            <w:hideMark/>
          </w:tcPr>
          <w:p w14:paraId="6A172F3E" w14:textId="1FE566D0"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0.56</w:t>
            </w:r>
            <w:r w:rsidR="005016C6">
              <w:rPr>
                <w:rFonts w:ascii="Times New Roman" w:eastAsia="Times New Roman" w:hAnsi="Times New Roman" w:cs="Times New Roman"/>
                <w:color w:val="000000"/>
                <w:kern w:val="0"/>
                <w14:ligatures w14:val="none"/>
              </w:rPr>
              <w:t>7</w:t>
            </w:r>
          </w:p>
        </w:tc>
        <w:tc>
          <w:tcPr>
            <w:tcW w:w="1054" w:type="dxa"/>
            <w:shd w:val="clear" w:color="auto" w:fill="auto"/>
            <w:noWrap/>
            <w:vAlign w:val="bottom"/>
            <w:hideMark/>
          </w:tcPr>
          <w:p w14:paraId="167C55DC" w14:textId="5AA347DE"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0.149</w:t>
            </w:r>
          </w:p>
        </w:tc>
        <w:tc>
          <w:tcPr>
            <w:tcW w:w="972" w:type="dxa"/>
            <w:shd w:val="clear" w:color="auto" w:fill="auto"/>
            <w:noWrap/>
            <w:vAlign w:val="bottom"/>
            <w:hideMark/>
          </w:tcPr>
          <w:p w14:paraId="3AF6A7D2"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KHI</w:t>
            </w:r>
          </w:p>
        </w:tc>
        <w:tc>
          <w:tcPr>
            <w:tcW w:w="1054" w:type="dxa"/>
            <w:shd w:val="clear" w:color="auto" w:fill="auto"/>
            <w:noWrap/>
            <w:vAlign w:val="bottom"/>
            <w:hideMark/>
          </w:tcPr>
          <w:p w14:paraId="23910765" w14:textId="6C24DEE0"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0.83</w:t>
            </w:r>
            <w:r w:rsidR="005016C6">
              <w:rPr>
                <w:rFonts w:ascii="Times New Roman" w:eastAsia="Times New Roman" w:hAnsi="Times New Roman" w:cs="Times New Roman"/>
                <w:color w:val="000000"/>
                <w:kern w:val="0"/>
                <w14:ligatures w14:val="none"/>
              </w:rPr>
              <w:t>6</w:t>
            </w:r>
          </w:p>
        </w:tc>
        <w:tc>
          <w:tcPr>
            <w:tcW w:w="1057" w:type="dxa"/>
            <w:shd w:val="clear" w:color="auto" w:fill="auto"/>
            <w:noWrap/>
            <w:vAlign w:val="bottom"/>
            <w:hideMark/>
          </w:tcPr>
          <w:p w14:paraId="0DD57AF2" w14:textId="286733A0"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0.07</w:t>
            </w:r>
            <w:r w:rsidR="005016C6">
              <w:rPr>
                <w:rFonts w:ascii="Times New Roman" w:eastAsia="Times New Roman" w:hAnsi="Times New Roman" w:cs="Times New Roman"/>
                <w:color w:val="000000"/>
                <w:kern w:val="0"/>
                <w14:ligatures w14:val="none"/>
              </w:rPr>
              <w:t>8</w:t>
            </w:r>
          </w:p>
        </w:tc>
      </w:tr>
      <w:tr w:rsidR="00E11C99" w:rsidRPr="00E11C99" w14:paraId="3D2D3F53" w14:textId="77777777" w:rsidTr="00D0773A">
        <w:trPr>
          <w:trHeight w:val="284"/>
          <w:jc w:val="center"/>
        </w:trPr>
        <w:tc>
          <w:tcPr>
            <w:tcW w:w="972" w:type="dxa"/>
            <w:shd w:val="clear" w:color="auto" w:fill="auto"/>
            <w:noWrap/>
            <w:vAlign w:val="bottom"/>
            <w:hideMark/>
          </w:tcPr>
          <w:p w14:paraId="3FCDE106"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w:t>
            </w:r>
          </w:p>
        </w:tc>
        <w:tc>
          <w:tcPr>
            <w:tcW w:w="972" w:type="dxa"/>
            <w:shd w:val="clear" w:color="auto" w:fill="auto"/>
            <w:noWrap/>
            <w:vAlign w:val="bottom"/>
            <w:hideMark/>
          </w:tcPr>
          <w:p w14:paraId="583E7F31"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CV1</w:t>
            </w:r>
          </w:p>
        </w:tc>
        <w:tc>
          <w:tcPr>
            <w:tcW w:w="972" w:type="dxa"/>
            <w:shd w:val="clear" w:color="auto" w:fill="auto"/>
            <w:noWrap/>
            <w:vAlign w:val="bottom"/>
            <w:hideMark/>
          </w:tcPr>
          <w:p w14:paraId="70A256BC"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GY</w:t>
            </w:r>
          </w:p>
        </w:tc>
        <w:tc>
          <w:tcPr>
            <w:tcW w:w="1054" w:type="dxa"/>
            <w:shd w:val="clear" w:color="auto" w:fill="auto"/>
            <w:noWrap/>
            <w:vAlign w:val="bottom"/>
            <w:hideMark/>
          </w:tcPr>
          <w:p w14:paraId="1EE665A2" w14:textId="7F18F1F6"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0.61</w:t>
            </w:r>
            <w:r w:rsidR="005016C6">
              <w:rPr>
                <w:rFonts w:ascii="Times New Roman" w:eastAsia="Times New Roman" w:hAnsi="Times New Roman" w:cs="Times New Roman"/>
                <w:color w:val="000000"/>
                <w:kern w:val="0"/>
                <w14:ligatures w14:val="none"/>
              </w:rPr>
              <w:t>7</w:t>
            </w:r>
          </w:p>
        </w:tc>
        <w:tc>
          <w:tcPr>
            <w:tcW w:w="1054" w:type="dxa"/>
            <w:shd w:val="clear" w:color="auto" w:fill="auto"/>
            <w:noWrap/>
            <w:vAlign w:val="bottom"/>
            <w:hideMark/>
          </w:tcPr>
          <w:p w14:paraId="07D5AABB" w14:textId="0428789C"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0.12</w:t>
            </w:r>
            <w:r w:rsidR="005016C6">
              <w:rPr>
                <w:rFonts w:ascii="Times New Roman" w:eastAsia="Times New Roman" w:hAnsi="Times New Roman" w:cs="Times New Roman"/>
                <w:color w:val="000000"/>
                <w:kern w:val="0"/>
                <w14:ligatures w14:val="none"/>
              </w:rPr>
              <w:t>6</w:t>
            </w:r>
          </w:p>
        </w:tc>
        <w:tc>
          <w:tcPr>
            <w:tcW w:w="972" w:type="dxa"/>
            <w:shd w:val="clear" w:color="auto" w:fill="auto"/>
            <w:noWrap/>
            <w:vAlign w:val="bottom"/>
            <w:hideMark/>
          </w:tcPr>
          <w:p w14:paraId="2B038839"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KHI</w:t>
            </w:r>
          </w:p>
        </w:tc>
        <w:tc>
          <w:tcPr>
            <w:tcW w:w="1054" w:type="dxa"/>
            <w:shd w:val="clear" w:color="auto" w:fill="auto"/>
            <w:noWrap/>
            <w:vAlign w:val="bottom"/>
            <w:hideMark/>
          </w:tcPr>
          <w:p w14:paraId="418DC6B4" w14:textId="277779FF"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0.85</w:t>
            </w:r>
            <w:r w:rsidR="005016C6">
              <w:rPr>
                <w:rFonts w:ascii="Times New Roman" w:eastAsia="Times New Roman" w:hAnsi="Times New Roman" w:cs="Times New Roman"/>
                <w:color w:val="000000"/>
                <w:kern w:val="0"/>
                <w14:ligatures w14:val="none"/>
              </w:rPr>
              <w:t>6</w:t>
            </w:r>
          </w:p>
        </w:tc>
        <w:tc>
          <w:tcPr>
            <w:tcW w:w="1057" w:type="dxa"/>
            <w:shd w:val="clear" w:color="auto" w:fill="auto"/>
            <w:noWrap/>
            <w:vAlign w:val="bottom"/>
            <w:hideMark/>
          </w:tcPr>
          <w:p w14:paraId="770CB29E" w14:textId="642B379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0.07</w:t>
            </w:r>
            <w:r w:rsidR="005016C6">
              <w:rPr>
                <w:rFonts w:ascii="Times New Roman" w:eastAsia="Times New Roman" w:hAnsi="Times New Roman" w:cs="Times New Roman"/>
                <w:color w:val="000000"/>
                <w:kern w:val="0"/>
                <w14:ligatures w14:val="none"/>
              </w:rPr>
              <w:t>1</w:t>
            </w:r>
          </w:p>
        </w:tc>
      </w:tr>
      <w:tr w:rsidR="00E11C99" w:rsidRPr="00E11C99" w14:paraId="55BB6C62" w14:textId="77777777" w:rsidTr="00D0773A">
        <w:trPr>
          <w:trHeight w:val="284"/>
          <w:jc w:val="center"/>
        </w:trPr>
        <w:tc>
          <w:tcPr>
            <w:tcW w:w="972" w:type="dxa"/>
            <w:shd w:val="clear" w:color="auto" w:fill="auto"/>
            <w:noWrap/>
            <w:vAlign w:val="bottom"/>
            <w:hideMark/>
          </w:tcPr>
          <w:p w14:paraId="1EB28D7D"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 + P</w:t>
            </w:r>
          </w:p>
        </w:tc>
        <w:tc>
          <w:tcPr>
            <w:tcW w:w="972" w:type="dxa"/>
            <w:shd w:val="clear" w:color="auto" w:fill="auto"/>
            <w:noWrap/>
            <w:vAlign w:val="bottom"/>
            <w:hideMark/>
          </w:tcPr>
          <w:p w14:paraId="42EAB8F8" w14:textId="3E09477A"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22" w:author="Sapkota, Pradip" w:date="2025-07-18T22:44:00Z" w16du:dateUtc="2025-07-19T03:44:00Z">
              <w:r w:rsidRPr="00E11C99" w:rsidDel="00D0773A">
                <w:rPr>
                  <w:rFonts w:ascii="Times New Roman" w:eastAsia="Times New Roman" w:hAnsi="Times New Roman" w:cs="Times New Roman"/>
                  <w:color w:val="000000"/>
                  <w:kern w:val="0"/>
                  <w14:ligatures w14:val="none"/>
                </w:rPr>
                <w:delText>CV0</w:delText>
              </w:r>
            </w:del>
            <w:ins w:id="23" w:author="Sapkota, Pradip" w:date="2025-07-18T22:44:00Z" w16du:dateUtc="2025-07-19T03:44: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2</w:t>
              </w:r>
            </w:ins>
          </w:p>
        </w:tc>
        <w:tc>
          <w:tcPr>
            <w:tcW w:w="972" w:type="dxa"/>
            <w:shd w:val="clear" w:color="auto" w:fill="auto"/>
            <w:noWrap/>
            <w:vAlign w:val="bottom"/>
            <w:hideMark/>
          </w:tcPr>
          <w:p w14:paraId="41C6E3A7"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GY</w:t>
            </w:r>
          </w:p>
        </w:tc>
        <w:tc>
          <w:tcPr>
            <w:tcW w:w="1054" w:type="dxa"/>
            <w:shd w:val="clear" w:color="auto" w:fill="auto"/>
            <w:noWrap/>
            <w:vAlign w:val="bottom"/>
            <w:hideMark/>
          </w:tcPr>
          <w:p w14:paraId="0618442E" w14:textId="7988270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0.60</w:t>
            </w:r>
            <w:r w:rsidR="005016C6">
              <w:rPr>
                <w:rFonts w:ascii="Times New Roman" w:eastAsia="Times New Roman" w:hAnsi="Times New Roman" w:cs="Times New Roman"/>
                <w:color w:val="000000"/>
                <w:kern w:val="0"/>
                <w14:ligatures w14:val="none"/>
              </w:rPr>
              <w:t>7</w:t>
            </w:r>
          </w:p>
        </w:tc>
        <w:tc>
          <w:tcPr>
            <w:tcW w:w="1054" w:type="dxa"/>
            <w:shd w:val="clear" w:color="auto" w:fill="auto"/>
            <w:noWrap/>
            <w:vAlign w:val="bottom"/>
            <w:hideMark/>
          </w:tcPr>
          <w:p w14:paraId="6BFC4943" w14:textId="7D842AFC"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0.091</w:t>
            </w:r>
          </w:p>
        </w:tc>
        <w:tc>
          <w:tcPr>
            <w:tcW w:w="972" w:type="dxa"/>
            <w:shd w:val="clear" w:color="auto" w:fill="auto"/>
            <w:noWrap/>
            <w:vAlign w:val="bottom"/>
            <w:hideMark/>
          </w:tcPr>
          <w:p w14:paraId="48938427"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KHI</w:t>
            </w:r>
          </w:p>
        </w:tc>
        <w:tc>
          <w:tcPr>
            <w:tcW w:w="1054" w:type="dxa"/>
            <w:shd w:val="clear" w:color="auto" w:fill="auto"/>
            <w:noWrap/>
            <w:vAlign w:val="bottom"/>
            <w:hideMark/>
          </w:tcPr>
          <w:p w14:paraId="5E41ACE6" w14:textId="2FCCF939"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0.9</w:t>
            </w:r>
            <w:r w:rsidR="005016C6">
              <w:rPr>
                <w:rFonts w:ascii="Times New Roman" w:eastAsia="Times New Roman" w:hAnsi="Times New Roman" w:cs="Times New Roman"/>
                <w:color w:val="000000"/>
                <w:kern w:val="0"/>
                <w14:ligatures w14:val="none"/>
              </w:rPr>
              <w:t>20</w:t>
            </w:r>
          </w:p>
        </w:tc>
        <w:tc>
          <w:tcPr>
            <w:tcW w:w="1057" w:type="dxa"/>
            <w:shd w:val="clear" w:color="auto" w:fill="auto"/>
            <w:noWrap/>
            <w:vAlign w:val="bottom"/>
            <w:hideMark/>
          </w:tcPr>
          <w:p w14:paraId="1892E081" w14:textId="4394E45E"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w:t>
            </w:r>
            <w:r w:rsidR="005016C6">
              <w:rPr>
                <w:rFonts w:ascii="Times New Roman" w:eastAsia="Times New Roman" w:hAnsi="Times New Roman" w:cs="Times New Roman"/>
                <w:color w:val="000000"/>
                <w:kern w:val="0"/>
                <w14:ligatures w14:val="none"/>
              </w:rPr>
              <w:t>20</w:t>
            </w:r>
          </w:p>
        </w:tc>
      </w:tr>
      <w:tr w:rsidR="00E11C99" w:rsidRPr="00E11C99" w14:paraId="7CEE10D3" w14:textId="77777777" w:rsidTr="00D0773A">
        <w:trPr>
          <w:trHeight w:val="284"/>
          <w:jc w:val="center"/>
        </w:trPr>
        <w:tc>
          <w:tcPr>
            <w:tcW w:w="972" w:type="dxa"/>
            <w:shd w:val="clear" w:color="auto" w:fill="auto"/>
            <w:noWrap/>
            <w:vAlign w:val="bottom"/>
            <w:hideMark/>
          </w:tcPr>
          <w:p w14:paraId="1239DC4C"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 + P</w:t>
            </w:r>
          </w:p>
        </w:tc>
        <w:tc>
          <w:tcPr>
            <w:tcW w:w="972" w:type="dxa"/>
            <w:shd w:val="clear" w:color="auto" w:fill="auto"/>
            <w:noWrap/>
            <w:vAlign w:val="bottom"/>
            <w:hideMark/>
          </w:tcPr>
          <w:p w14:paraId="50C50A47" w14:textId="31B86169"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24" w:author="Sapkota, Pradip" w:date="2025-07-18T22:44:00Z" w16du:dateUtc="2025-07-19T03:44:00Z">
              <w:r w:rsidRPr="00E11C99" w:rsidDel="00D0773A">
                <w:rPr>
                  <w:rFonts w:ascii="Times New Roman" w:eastAsia="Times New Roman" w:hAnsi="Times New Roman" w:cs="Times New Roman"/>
                  <w:color w:val="000000"/>
                  <w:kern w:val="0"/>
                  <w14:ligatures w14:val="none"/>
                </w:rPr>
                <w:delText>CV00</w:delText>
              </w:r>
            </w:del>
            <w:ins w:id="25" w:author="Sapkota, Pradip" w:date="2025-07-18T22:44:00Z" w16du:dateUtc="2025-07-19T03:44: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3</w:t>
              </w:r>
            </w:ins>
          </w:p>
        </w:tc>
        <w:tc>
          <w:tcPr>
            <w:tcW w:w="972" w:type="dxa"/>
            <w:shd w:val="clear" w:color="auto" w:fill="auto"/>
            <w:noWrap/>
            <w:vAlign w:val="bottom"/>
            <w:hideMark/>
          </w:tcPr>
          <w:p w14:paraId="32282840"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GY</w:t>
            </w:r>
          </w:p>
        </w:tc>
        <w:tc>
          <w:tcPr>
            <w:tcW w:w="1054" w:type="dxa"/>
            <w:shd w:val="clear" w:color="auto" w:fill="auto"/>
            <w:noWrap/>
            <w:vAlign w:val="bottom"/>
            <w:hideMark/>
          </w:tcPr>
          <w:p w14:paraId="499CECA7" w14:textId="774D3E62"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0.572</w:t>
            </w:r>
          </w:p>
        </w:tc>
        <w:tc>
          <w:tcPr>
            <w:tcW w:w="1054" w:type="dxa"/>
            <w:shd w:val="clear" w:color="auto" w:fill="auto"/>
            <w:noWrap/>
            <w:vAlign w:val="bottom"/>
            <w:hideMark/>
          </w:tcPr>
          <w:p w14:paraId="242F8E7F" w14:textId="5271F47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0.132</w:t>
            </w:r>
          </w:p>
        </w:tc>
        <w:tc>
          <w:tcPr>
            <w:tcW w:w="972" w:type="dxa"/>
            <w:shd w:val="clear" w:color="auto" w:fill="auto"/>
            <w:noWrap/>
            <w:vAlign w:val="bottom"/>
            <w:hideMark/>
          </w:tcPr>
          <w:p w14:paraId="4F7A7115"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KHI</w:t>
            </w:r>
          </w:p>
        </w:tc>
        <w:tc>
          <w:tcPr>
            <w:tcW w:w="1054" w:type="dxa"/>
            <w:shd w:val="clear" w:color="auto" w:fill="auto"/>
            <w:noWrap/>
            <w:vAlign w:val="bottom"/>
            <w:hideMark/>
          </w:tcPr>
          <w:p w14:paraId="27510F64" w14:textId="41F0DC9E"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0.85</w:t>
            </w:r>
            <w:r w:rsidR="005016C6">
              <w:rPr>
                <w:rFonts w:ascii="Times New Roman" w:eastAsia="Times New Roman" w:hAnsi="Times New Roman" w:cs="Times New Roman"/>
                <w:color w:val="000000"/>
                <w:kern w:val="0"/>
                <w14:ligatures w14:val="none"/>
              </w:rPr>
              <w:t>2</w:t>
            </w:r>
          </w:p>
        </w:tc>
        <w:tc>
          <w:tcPr>
            <w:tcW w:w="1057" w:type="dxa"/>
            <w:shd w:val="clear" w:color="auto" w:fill="auto"/>
            <w:noWrap/>
            <w:vAlign w:val="bottom"/>
            <w:hideMark/>
          </w:tcPr>
          <w:p w14:paraId="6BC84438" w14:textId="0C266D48"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0.07</w:t>
            </w:r>
            <w:r w:rsidR="005016C6">
              <w:rPr>
                <w:rFonts w:ascii="Times New Roman" w:eastAsia="Times New Roman" w:hAnsi="Times New Roman" w:cs="Times New Roman"/>
                <w:color w:val="000000"/>
                <w:kern w:val="0"/>
                <w14:ligatures w14:val="none"/>
              </w:rPr>
              <w:t>9</w:t>
            </w:r>
          </w:p>
        </w:tc>
      </w:tr>
      <w:tr w:rsidR="00E11C99" w:rsidRPr="00E11C99" w14:paraId="7BDE42E1" w14:textId="77777777" w:rsidTr="00D0773A">
        <w:trPr>
          <w:trHeight w:val="284"/>
          <w:jc w:val="center"/>
        </w:trPr>
        <w:tc>
          <w:tcPr>
            <w:tcW w:w="972" w:type="dxa"/>
            <w:shd w:val="clear" w:color="auto" w:fill="auto"/>
            <w:noWrap/>
            <w:vAlign w:val="bottom"/>
            <w:hideMark/>
          </w:tcPr>
          <w:p w14:paraId="540871DA"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 + P</w:t>
            </w:r>
          </w:p>
        </w:tc>
        <w:tc>
          <w:tcPr>
            <w:tcW w:w="972" w:type="dxa"/>
            <w:shd w:val="clear" w:color="auto" w:fill="auto"/>
            <w:noWrap/>
            <w:vAlign w:val="bottom"/>
            <w:hideMark/>
          </w:tcPr>
          <w:p w14:paraId="63049421"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CV1</w:t>
            </w:r>
          </w:p>
        </w:tc>
        <w:tc>
          <w:tcPr>
            <w:tcW w:w="972" w:type="dxa"/>
            <w:shd w:val="clear" w:color="auto" w:fill="auto"/>
            <w:noWrap/>
            <w:vAlign w:val="bottom"/>
            <w:hideMark/>
          </w:tcPr>
          <w:p w14:paraId="41B3B152"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GY</w:t>
            </w:r>
          </w:p>
        </w:tc>
        <w:tc>
          <w:tcPr>
            <w:tcW w:w="1054" w:type="dxa"/>
            <w:shd w:val="clear" w:color="auto" w:fill="auto"/>
            <w:noWrap/>
            <w:vAlign w:val="bottom"/>
            <w:hideMark/>
          </w:tcPr>
          <w:p w14:paraId="25A66FE1" w14:textId="0089A0A9"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0.68</w:t>
            </w:r>
            <w:r w:rsidR="005016C6">
              <w:rPr>
                <w:rFonts w:ascii="Times New Roman" w:eastAsia="Times New Roman" w:hAnsi="Times New Roman" w:cs="Times New Roman"/>
                <w:color w:val="000000"/>
                <w:kern w:val="0"/>
                <w14:ligatures w14:val="none"/>
              </w:rPr>
              <w:t>6</w:t>
            </w:r>
          </w:p>
        </w:tc>
        <w:tc>
          <w:tcPr>
            <w:tcW w:w="1054" w:type="dxa"/>
            <w:shd w:val="clear" w:color="auto" w:fill="auto"/>
            <w:noWrap/>
            <w:vAlign w:val="bottom"/>
            <w:hideMark/>
          </w:tcPr>
          <w:p w14:paraId="7D1EE373" w14:textId="485043E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0.11</w:t>
            </w:r>
            <w:r w:rsidR="005016C6">
              <w:rPr>
                <w:rFonts w:ascii="Times New Roman" w:eastAsia="Times New Roman" w:hAnsi="Times New Roman" w:cs="Times New Roman"/>
                <w:color w:val="000000"/>
                <w:kern w:val="0"/>
                <w14:ligatures w14:val="none"/>
              </w:rPr>
              <w:t>6</w:t>
            </w:r>
          </w:p>
        </w:tc>
        <w:tc>
          <w:tcPr>
            <w:tcW w:w="972" w:type="dxa"/>
            <w:shd w:val="clear" w:color="auto" w:fill="auto"/>
            <w:noWrap/>
            <w:vAlign w:val="bottom"/>
            <w:hideMark/>
          </w:tcPr>
          <w:p w14:paraId="2508B561"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KHI</w:t>
            </w:r>
          </w:p>
        </w:tc>
        <w:tc>
          <w:tcPr>
            <w:tcW w:w="1054" w:type="dxa"/>
            <w:shd w:val="clear" w:color="auto" w:fill="auto"/>
            <w:noWrap/>
            <w:vAlign w:val="bottom"/>
            <w:hideMark/>
          </w:tcPr>
          <w:p w14:paraId="5A2314CA" w14:textId="504C6FA4"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0.859</w:t>
            </w:r>
          </w:p>
        </w:tc>
        <w:tc>
          <w:tcPr>
            <w:tcW w:w="1057" w:type="dxa"/>
            <w:shd w:val="clear" w:color="auto" w:fill="auto"/>
            <w:noWrap/>
            <w:vAlign w:val="bottom"/>
            <w:hideMark/>
          </w:tcPr>
          <w:p w14:paraId="0EE17F53" w14:textId="2E3B8FDB"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0.07</w:t>
            </w:r>
            <w:r w:rsidR="005016C6">
              <w:rPr>
                <w:rFonts w:ascii="Times New Roman" w:eastAsia="Times New Roman" w:hAnsi="Times New Roman" w:cs="Times New Roman"/>
                <w:color w:val="000000"/>
                <w:kern w:val="0"/>
                <w14:ligatures w14:val="none"/>
              </w:rPr>
              <w:t>9</w:t>
            </w:r>
          </w:p>
        </w:tc>
      </w:tr>
      <w:tr w:rsidR="00E11C99" w:rsidRPr="00E11C99" w14:paraId="6F4B9D1D" w14:textId="77777777" w:rsidTr="00D0773A">
        <w:trPr>
          <w:trHeight w:val="284"/>
          <w:jc w:val="center"/>
        </w:trPr>
        <w:tc>
          <w:tcPr>
            <w:tcW w:w="972" w:type="dxa"/>
            <w:shd w:val="clear" w:color="auto" w:fill="auto"/>
            <w:noWrap/>
            <w:vAlign w:val="bottom"/>
            <w:hideMark/>
          </w:tcPr>
          <w:p w14:paraId="7C9333DF"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w:t>
            </w:r>
          </w:p>
        </w:tc>
        <w:tc>
          <w:tcPr>
            <w:tcW w:w="972" w:type="dxa"/>
            <w:shd w:val="clear" w:color="auto" w:fill="auto"/>
            <w:noWrap/>
            <w:vAlign w:val="bottom"/>
            <w:hideMark/>
          </w:tcPr>
          <w:p w14:paraId="3639E39B" w14:textId="042C25E9"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26" w:author="Sapkota, Pradip" w:date="2025-07-18T22:44:00Z" w16du:dateUtc="2025-07-19T03:44:00Z">
              <w:r w:rsidRPr="00E11C99" w:rsidDel="00D0773A">
                <w:rPr>
                  <w:rFonts w:ascii="Times New Roman" w:eastAsia="Times New Roman" w:hAnsi="Times New Roman" w:cs="Times New Roman"/>
                  <w:color w:val="000000"/>
                  <w:kern w:val="0"/>
                  <w14:ligatures w14:val="none"/>
                </w:rPr>
                <w:delText>CV0</w:delText>
              </w:r>
            </w:del>
            <w:ins w:id="27" w:author="Sapkota, Pradip" w:date="2025-07-18T22:44:00Z" w16du:dateUtc="2025-07-19T03:44: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2</w:t>
              </w:r>
            </w:ins>
          </w:p>
        </w:tc>
        <w:tc>
          <w:tcPr>
            <w:tcW w:w="972" w:type="dxa"/>
            <w:shd w:val="clear" w:color="auto" w:fill="auto"/>
            <w:noWrap/>
            <w:vAlign w:val="bottom"/>
            <w:hideMark/>
          </w:tcPr>
          <w:p w14:paraId="65DD72DE"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DA</w:t>
            </w:r>
          </w:p>
        </w:tc>
        <w:tc>
          <w:tcPr>
            <w:tcW w:w="1054" w:type="dxa"/>
            <w:shd w:val="clear" w:color="auto" w:fill="auto"/>
            <w:noWrap/>
            <w:vAlign w:val="bottom"/>
            <w:hideMark/>
          </w:tcPr>
          <w:p w14:paraId="7B8CAC60" w14:textId="4CF98E5A"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0.75</w:t>
            </w:r>
            <w:r w:rsidR="005016C6">
              <w:rPr>
                <w:rFonts w:ascii="Times New Roman" w:eastAsia="Times New Roman" w:hAnsi="Times New Roman" w:cs="Times New Roman"/>
                <w:color w:val="000000"/>
                <w:kern w:val="0"/>
                <w14:ligatures w14:val="none"/>
              </w:rPr>
              <w:t>8</w:t>
            </w:r>
          </w:p>
        </w:tc>
        <w:tc>
          <w:tcPr>
            <w:tcW w:w="1054" w:type="dxa"/>
            <w:shd w:val="clear" w:color="auto" w:fill="auto"/>
            <w:noWrap/>
            <w:vAlign w:val="bottom"/>
            <w:hideMark/>
          </w:tcPr>
          <w:p w14:paraId="5EBDD722" w14:textId="5140D4CC"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0.03</w:t>
            </w:r>
            <w:r w:rsidR="005016C6">
              <w:rPr>
                <w:rFonts w:ascii="Times New Roman" w:eastAsia="Times New Roman" w:hAnsi="Times New Roman" w:cs="Times New Roman"/>
                <w:color w:val="000000"/>
                <w:kern w:val="0"/>
                <w14:ligatures w14:val="none"/>
              </w:rPr>
              <w:t>1</w:t>
            </w:r>
          </w:p>
        </w:tc>
        <w:tc>
          <w:tcPr>
            <w:tcW w:w="972" w:type="dxa"/>
            <w:shd w:val="clear" w:color="auto" w:fill="auto"/>
            <w:noWrap/>
            <w:vAlign w:val="bottom"/>
            <w:hideMark/>
          </w:tcPr>
          <w:p w14:paraId="33F321B9"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KD</w:t>
            </w:r>
          </w:p>
        </w:tc>
        <w:tc>
          <w:tcPr>
            <w:tcW w:w="1054" w:type="dxa"/>
            <w:shd w:val="clear" w:color="auto" w:fill="auto"/>
            <w:noWrap/>
            <w:vAlign w:val="bottom"/>
            <w:hideMark/>
          </w:tcPr>
          <w:p w14:paraId="11617F0A" w14:textId="71138CC9"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0.86</w:t>
            </w:r>
            <w:r w:rsidR="005016C6">
              <w:rPr>
                <w:rFonts w:ascii="Times New Roman" w:eastAsia="Times New Roman" w:hAnsi="Times New Roman" w:cs="Times New Roman"/>
                <w:color w:val="000000"/>
                <w:kern w:val="0"/>
                <w14:ligatures w14:val="none"/>
              </w:rPr>
              <w:t>3</w:t>
            </w:r>
          </w:p>
        </w:tc>
        <w:tc>
          <w:tcPr>
            <w:tcW w:w="1057" w:type="dxa"/>
            <w:shd w:val="clear" w:color="auto" w:fill="auto"/>
            <w:noWrap/>
            <w:vAlign w:val="bottom"/>
            <w:hideMark/>
          </w:tcPr>
          <w:p w14:paraId="64536B63" w14:textId="32C88249"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0.023</w:t>
            </w:r>
          </w:p>
        </w:tc>
      </w:tr>
      <w:tr w:rsidR="00E11C99" w:rsidRPr="00E11C99" w14:paraId="0A349B11" w14:textId="77777777" w:rsidTr="00D0773A">
        <w:trPr>
          <w:trHeight w:val="284"/>
          <w:jc w:val="center"/>
        </w:trPr>
        <w:tc>
          <w:tcPr>
            <w:tcW w:w="972" w:type="dxa"/>
            <w:shd w:val="clear" w:color="auto" w:fill="auto"/>
            <w:noWrap/>
            <w:vAlign w:val="bottom"/>
            <w:hideMark/>
          </w:tcPr>
          <w:p w14:paraId="42D74DCF"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w:t>
            </w:r>
          </w:p>
        </w:tc>
        <w:tc>
          <w:tcPr>
            <w:tcW w:w="972" w:type="dxa"/>
            <w:shd w:val="clear" w:color="auto" w:fill="auto"/>
            <w:noWrap/>
            <w:vAlign w:val="bottom"/>
            <w:hideMark/>
          </w:tcPr>
          <w:p w14:paraId="58D0C3CE" w14:textId="798A688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28" w:author="Sapkota, Pradip" w:date="2025-07-18T22:45:00Z" w16du:dateUtc="2025-07-19T03:45:00Z">
              <w:r w:rsidRPr="00E11C99" w:rsidDel="00D0773A">
                <w:rPr>
                  <w:rFonts w:ascii="Times New Roman" w:eastAsia="Times New Roman" w:hAnsi="Times New Roman" w:cs="Times New Roman"/>
                  <w:color w:val="000000"/>
                  <w:kern w:val="0"/>
                  <w14:ligatures w14:val="none"/>
                </w:rPr>
                <w:delText>CV00</w:delText>
              </w:r>
            </w:del>
            <w:ins w:id="29" w:author="Sapkota, Pradip" w:date="2025-07-18T22:45:00Z" w16du:dateUtc="2025-07-19T03:45: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3</w:t>
              </w:r>
            </w:ins>
          </w:p>
        </w:tc>
        <w:tc>
          <w:tcPr>
            <w:tcW w:w="972" w:type="dxa"/>
            <w:shd w:val="clear" w:color="auto" w:fill="auto"/>
            <w:noWrap/>
            <w:vAlign w:val="bottom"/>
            <w:hideMark/>
          </w:tcPr>
          <w:p w14:paraId="5BF4AC39"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DA</w:t>
            </w:r>
          </w:p>
        </w:tc>
        <w:tc>
          <w:tcPr>
            <w:tcW w:w="1054" w:type="dxa"/>
            <w:shd w:val="clear" w:color="auto" w:fill="auto"/>
            <w:noWrap/>
            <w:vAlign w:val="bottom"/>
            <w:hideMark/>
          </w:tcPr>
          <w:p w14:paraId="547FE03F" w14:textId="7EC0F878"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0.70</w:t>
            </w:r>
            <w:r w:rsidR="005016C6">
              <w:rPr>
                <w:rFonts w:ascii="Times New Roman" w:eastAsia="Times New Roman" w:hAnsi="Times New Roman" w:cs="Times New Roman"/>
                <w:color w:val="000000"/>
                <w:kern w:val="0"/>
                <w14:ligatures w14:val="none"/>
              </w:rPr>
              <w:t>2</w:t>
            </w:r>
          </w:p>
        </w:tc>
        <w:tc>
          <w:tcPr>
            <w:tcW w:w="1054" w:type="dxa"/>
            <w:shd w:val="clear" w:color="auto" w:fill="auto"/>
            <w:noWrap/>
            <w:vAlign w:val="bottom"/>
            <w:hideMark/>
          </w:tcPr>
          <w:p w14:paraId="48CAAD0C" w14:textId="3F99F694"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0.08</w:t>
            </w:r>
            <w:r w:rsidR="005016C6">
              <w:rPr>
                <w:rFonts w:ascii="Times New Roman" w:eastAsia="Times New Roman" w:hAnsi="Times New Roman" w:cs="Times New Roman"/>
                <w:color w:val="000000"/>
                <w:kern w:val="0"/>
                <w14:ligatures w14:val="none"/>
              </w:rPr>
              <w:t>4</w:t>
            </w:r>
          </w:p>
        </w:tc>
        <w:tc>
          <w:tcPr>
            <w:tcW w:w="972" w:type="dxa"/>
            <w:shd w:val="clear" w:color="auto" w:fill="auto"/>
            <w:noWrap/>
            <w:vAlign w:val="bottom"/>
            <w:hideMark/>
          </w:tcPr>
          <w:p w14:paraId="225D8F3C"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KD</w:t>
            </w:r>
          </w:p>
        </w:tc>
        <w:tc>
          <w:tcPr>
            <w:tcW w:w="1054" w:type="dxa"/>
            <w:shd w:val="clear" w:color="auto" w:fill="auto"/>
            <w:noWrap/>
            <w:vAlign w:val="bottom"/>
            <w:hideMark/>
          </w:tcPr>
          <w:p w14:paraId="7A4CBD85" w14:textId="07B8D1F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0.82</w:t>
            </w:r>
            <w:r w:rsidR="005016C6">
              <w:rPr>
                <w:rFonts w:ascii="Times New Roman" w:eastAsia="Times New Roman" w:hAnsi="Times New Roman" w:cs="Times New Roman"/>
                <w:color w:val="000000"/>
                <w:kern w:val="0"/>
                <w14:ligatures w14:val="none"/>
              </w:rPr>
              <w:t>1</w:t>
            </w:r>
          </w:p>
        </w:tc>
        <w:tc>
          <w:tcPr>
            <w:tcW w:w="1057" w:type="dxa"/>
            <w:shd w:val="clear" w:color="auto" w:fill="auto"/>
            <w:noWrap/>
            <w:vAlign w:val="bottom"/>
            <w:hideMark/>
          </w:tcPr>
          <w:p w14:paraId="6D0F9784" w14:textId="513B0602"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0.067</w:t>
            </w:r>
          </w:p>
        </w:tc>
      </w:tr>
      <w:tr w:rsidR="00E11C99" w:rsidRPr="00E11C99" w14:paraId="2CC9ED9E" w14:textId="77777777" w:rsidTr="00D0773A">
        <w:trPr>
          <w:trHeight w:val="284"/>
          <w:jc w:val="center"/>
        </w:trPr>
        <w:tc>
          <w:tcPr>
            <w:tcW w:w="972" w:type="dxa"/>
            <w:shd w:val="clear" w:color="auto" w:fill="auto"/>
            <w:noWrap/>
            <w:vAlign w:val="bottom"/>
            <w:hideMark/>
          </w:tcPr>
          <w:p w14:paraId="1F2D953F"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w:t>
            </w:r>
          </w:p>
        </w:tc>
        <w:tc>
          <w:tcPr>
            <w:tcW w:w="972" w:type="dxa"/>
            <w:shd w:val="clear" w:color="auto" w:fill="auto"/>
            <w:noWrap/>
            <w:vAlign w:val="bottom"/>
            <w:hideMark/>
          </w:tcPr>
          <w:p w14:paraId="32C362F6"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CV1</w:t>
            </w:r>
          </w:p>
        </w:tc>
        <w:tc>
          <w:tcPr>
            <w:tcW w:w="972" w:type="dxa"/>
            <w:shd w:val="clear" w:color="auto" w:fill="auto"/>
            <w:noWrap/>
            <w:vAlign w:val="bottom"/>
            <w:hideMark/>
          </w:tcPr>
          <w:p w14:paraId="0CB83F60"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DA</w:t>
            </w:r>
          </w:p>
        </w:tc>
        <w:tc>
          <w:tcPr>
            <w:tcW w:w="1054" w:type="dxa"/>
            <w:shd w:val="clear" w:color="auto" w:fill="auto"/>
            <w:noWrap/>
            <w:vAlign w:val="bottom"/>
            <w:hideMark/>
          </w:tcPr>
          <w:p w14:paraId="13640EB5" w14:textId="3BE880C5"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w:t>
            </w:r>
            <w:r w:rsidR="005016C6">
              <w:rPr>
                <w:rFonts w:ascii="Times New Roman" w:eastAsia="Times New Roman" w:hAnsi="Times New Roman" w:cs="Times New Roman"/>
                <w:color w:val="000000"/>
                <w:kern w:val="0"/>
                <w14:ligatures w14:val="none"/>
              </w:rPr>
              <w:t>60</w:t>
            </w:r>
          </w:p>
        </w:tc>
        <w:tc>
          <w:tcPr>
            <w:tcW w:w="1054" w:type="dxa"/>
            <w:shd w:val="clear" w:color="auto" w:fill="auto"/>
            <w:noWrap/>
            <w:vAlign w:val="bottom"/>
            <w:hideMark/>
          </w:tcPr>
          <w:p w14:paraId="0094FE83" w14:textId="5047C762"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0.10</w:t>
            </w:r>
            <w:r w:rsidR="005016C6">
              <w:rPr>
                <w:rFonts w:ascii="Times New Roman" w:eastAsia="Times New Roman" w:hAnsi="Times New Roman" w:cs="Times New Roman"/>
                <w:color w:val="000000"/>
                <w:kern w:val="0"/>
                <w14:ligatures w14:val="none"/>
              </w:rPr>
              <w:t>2</w:t>
            </w:r>
          </w:p>
        </w:tc>
        <w:tc>
          <w:tcPr>
            <w:tcW w:w="972" w:type="dxa"/>
            <w:shd w:val="clear" w:color="auto" w:fill="auto"/>
            <w:noWrap/>
            <w:vAlign w:val="bottom"/>
            <w:hideMark/>
          </w:tcPr>
          <w:p w14:paraId="6EF4A960"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KD</w:t>
            </w:r>
          </w:p>
        </w:tc>
        <w:tc>
          <w:tcPr>
            <w:tcW w:w="1054" w:type="dxa"/>
            <w:shd w:val="clear" w:color="auto" w:fill="auto"/>
            <w:noWrap/>
            <w:vAlign w:val="bottom"/>
            <w:hideMark/>
          </w:tcPr>
          <w:p w14:paraId="3B12B426" w14:textId="585AC7D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0.866</w:t>
            </w:r>
          </w:p>
        </w:tc>
        <w:tc>
          <w:tcPr>
            <w:tcW w:w="1057" w:type="dxa"/>
            <w:shd w:val="clear" w:color="auto" w:fill="auto"/>
            <w:noWrap/>
            <w:vAlign w:val="bottom"/>
            <w:hideMark/>
          </w:tcPr>
          <w:p w14:paraId="5795E6F3" w14:textId="3613FEB4"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0.06</w:t>
            </w:r>
            <w:r w:rsidR="005016C6">
              <w:rPr>
                <w:rFonts w:ascii="Times New Roman" w:eastAsia="Times New Roman" w:hAnsi="Times New Roman" w:cs="Times New Roman"/>
                <w:color w:val="000000"/>
                <w:kern w:val="0"/>
                <w14:ligatures w14:val="none"/>
              </w:rPr>
              <w:t>1</w:t>
            </w:r>
          </w:p>
        </w:tc>
      </w:tr>
      <w:tr w:rsidR="00E11C99" w:rsidRPr="00E11C99" w14:paraId="49256445" w14:textId="77777777" w:rsidTr="00D0773A">
        <w:trPr>
          <w:trHeight w:val="284"/>
          <w:jc w:val="center"/>
        </w:trPr>
        <w:tc>
          <w:tcPr>
            <w:tcW w:w="972" w:type="dxa"/>
            <w:shd w:val="clear" w:color="auto" w:fill="auto"/>
            <w:noWrap/>
            <w:vAlign w:val="bottom"/>
            <w:hideMark/>
          </w:tcPr>
          <w:p w14:paraId="2F5E4C8D"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w:t>
            </w:r>
          </w:p>
        </w:tc>
        <w:tc>
          <w:tcPr>
            <w:tcW w:w="972" w:type="dxa"/>
            <w:shd w:val="clear" w:color="auto" w:fill="auto"/>
            <w:noWrap/>
            <w:vAlign w:val="bottom"/>
            <w:hideMark/>
          </w:tcPr>
          <w:p w14:paraId="4FAB8C0C" w14:textId="676B2183"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30" w:author="Sapkota, Pradip" w:date="2025-07-18T22:45:00Z" w16du:dateUtc="2025-07-19T03:45:00Z">
              <w:r w:rsidRPr="00E11C99" w:rsidDel="00D0773A">
                <w:rPr>
                  <w:rFonts w:ascii="Times New Roman" w:eastAsia="Times New Roman" w:hAnsi="Times New Roman" w:cs="Times New Roman"/>
                  <w:color w:val="000000"/>
                  <w:kern w:val="0"/>
                  <w14:ligatures w14:val="none"/>
                </w:rPr>
                <w:delText>CV0</w:delText>
              </w:r>
            </w:del>
            <w:ins w:id="31" w:author="Sapkota, Pradip" w:date="2025-07-18T22:45:00Z" w16du:dateUtc="2025-07-19T03:45: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2</w:t>
              </w:r>
            </w:ins>
          </w:p>
        </w:tc>
        <w:tc>
          <w:tcPr>
            <w:tcW w:w="972" w:type="dxa"/>
            <w:shd w:val="clear" w:color="auto" w:fill="auto"/>
            <w:noWrap/>
            <w:vAlign w:val="bottom"/>
            <w:hideMark/>
          </w:tcPr>
          <w:p w14:paraId="03288580"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DA</w:t>
            </w:r>
          </w:p>
        </w:tc>
        <w:tc>
          <w:tcPr>
            <w:tcW w:w="1054" w:type="dxa"/>
            <w:shd w:val="clear" w:color="auto" w:fill="auto"/>
            <w:noWrap/>
            <w:vAlign w:val="bottom"/>
            <w:hideMark/>
          </w:tcPr>
          <w:p w14:paraId="44962A82" w14:textId="4C8BD63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0.71</w:t>
            </w:r>
            <w:r w:rsidR="005016C6">
              <w:rPr>
                <w:rFonts w:ascii="Times New Roman" w:eastAsia="Times New Roman" w:hAnsi="Times New Roman" w:cs="Times New Roman"/>
                <w:color w:val="000000"/>
                <w:kern w:val="0"/>
                <w14:ligatures w14:val="none"/>
              </w:rPr>
              <w:t>5</w:t>
            </w:r>
          </w:p>
        </w:tc>
        <w:tc>
          <w:tcPr>
            <w:tcW w:w="1054" w:type="dxa"/>
            <w:shd w:val="clear" w:color="auto" w:fill="auto"/>
            <w:noWrap/>
            <w:vAlign w:val="bottom"/>
            <w:hideMark/>
          </w:tcPr>
          <w:p w14:paraId="4FE9A11C" w14:textId="0A02A17E"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0.052</w:t>
            </w:r>
          </w:p>
        </w:tc>
        <w:tc>
          <w:tcPr>
            <w:tcW w:w="972" w:type="dxa"/>
            <w:shd w:val="clear" w:color="auto" w:fill="auto"/>
            <w:noWrap/>
            <w:vAlign w:val="bottom"/>
            <w:hideMark/>
          </w:tcPr>
          <w:p w14:paraId="50D67E85"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KD</w:t>
            </w:r>
          </w:p>
        </w:tc>
        <w:tc>
          <w:tcPr>
            <w:tcW w:w="1054" w:type="dxa"/>
            <w:shd w:val="clear" w:color="auto" w:fill="auto"/>
            <w:noWrap/>
            <w:vAlign w:val="bottom"/>
            <w:hideMark/>
          </w:tcPr>
          <w:p w14:paraId="4FC09BDE" w14:textId="183A744D"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0.77</w:t>
            </w:r>
            <w:r w:rsidR="005016C6">
              <w:rPr>
                <w:rFonts w:ascii="Times New Roman" w:eastAsia="Times New Roman" w:hAnsi="Times New Roman" w:cs="Times New Roman"/>
                <w:color w:val="000000"/>
                <w:kern w:val="0"/>
                <w14:ligatures w14:val="none"/>
              </w:rPr>
              <w:t>1</w:t>
            </w:r>
          </w:p>
        </w:tc>
        <w:tc>
          <w:tcPr>
            <w:tcW w:w="1057" w:type="dxa"/>
            <w:shd w:val="clear" w:color="auto" w:fill="auto"/>
            <w:noWrap/>
            <w:vAlign w:val="bottom"/>
            <w:hideMark/>
          </w:tcPr>
          <w:p w14:paraId="2B286E8A" w14:textId="35B5B8A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0.04</w:t>
            </w:r>
            <w:r w:rsidR="005016C6">
              <w:rPr>
                <w:rFonts w:ascii="Times New Roman" w:eastAsia="Times New Roman" w:hAnsi="Times New Roman" w:cs="Times New Roman"/>
                <w:color w:val="000000"/>
                <w:kern w:val="0"/>
                <w14:ligatures w14:val="none"/>
              </w:rPr>
              <w:t>9</w:t>
            </w:r>
          </w:p>
        </w:tc>
      </w:tr>
      <w:tr w:rsidR="00E11C99" w:rsidRPr="00E11C99" w14:paraId="4EB98BF9" w14:textId="77777777" w:rsidTr="00D0773A">
        <w:trPr>
          <w:trHeight w:val="284"/>
          <w:jc w:val="center"/>
        </w:trPr>
        <w:tc>
          <w:tcPr>
            <w:tcW w:w="972" w:type="dxa"/>
            <w:shd w:val="clear" w:color="auto" w:fill="auto"/>
            <w:noWrap/>
            <w:vAlign w:val="bottom"/>
            <w:hideMark/>
          </w:tcPr>
          <w:p w14:paraId="3A84977D"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w:t>
            </w:r>
          </w:p>
        </w:tc>
        <w:tc>
          <w:tcPr>
            <w:tcW w:w="972" w:type="dxa"/>
            <w:shd w:val="clear" w:color="auto" w:fill="auto"/>
            <w:noWrap/>
            <w:vAlign w:val="bottom"/>
            <w:hideMark/>
          </w:tcPr>
          <w:p w14:paraId="0BB469E2" w14:textId="2D394188"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32" w:author="Sapkota, Pradip" w:date="2025-07-18T22:45:00Z" w16du:dateUtc="2025-07-19T03:45:00Z">
              <w:r w:rsidRPr="00E11C99" w:rsidDel="00D0773A">
                <w:rPr>
                  <w:rFonts w:ascii="Times New Roman" w:eastAsia="Times New Roman" w:hAnsi="Times New Roman" w:cs="Times New Roman"/>
                  <w:color w:val="000000"/>
                  <w:kern w:val="0"/>
                  <w14:ligatures w14:val="none"/>
                </w:rPr>
                <w:delText>CV00</w:delText>
              </w:r>
            </w:del>
            <w:ins w:id="33" w:author="Sapkota, Pradip" w:date="2025-07-18T22:45:00Z" w16du:dateUtc="2025-07-19T03:45: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3</w:t>
              </w:r>
            </w:ins>
          </w:p>
        </w:tc>
        <w:tc>
          <w:tcPr>
            <w:tcW w:w="972" w:type="dxa"/>
            <w:shd w:val="clear" w:color="auto" w:fill="auto"/>
            <w:noWrap/>
            <w:vAlign w:val="bottom"/>
            <w:hideMark/>
          </w:tcPr>
          <w:p w14:paraId="234EC3EB"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DA</w:t>
            </w:r>
          </w:p>
        </w:tc>
        <w:tc>
          <w:tcPr>
            <w:tcW w:w="1054" w:type="dxa"/>
            <w:shd w:val="clear" w:color="auto" w:fill="auto"/>
            <w:noWrap/>
            <w:vAlign w:val="bottom"/>
            <w:hideMark/>
          </w:tcPr>
          <w:p w14:paraId="1FBEC66B" w14:textId="16CEAB05"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0.68</w:t>
            </w:r>
            <w:r w:rsidR="005016C6">
              <w:rPr>
                <w:rFonts w:ascii="Times New Roman" w:eastAsia="Times New Roman" w:hAnsi="Times New Roman" w:cs="Times New Roman"/>
                <w:color w:val="000000"/>
                <w:kern w:val="0"/>
                <w14:ligatures w14:val="none"/>
              </w:rPr>
              <w:t>5</w:t>
            </w:r>
          </w:p>
        </w:tc>
        <w:tc>
          <w:tcPr>
            <w:tcW w:w="1054" w:type="dxa"/>
            <w:shd w:val="clear" w:color="auto" w:fill="auto"/>
            <w:noWrap/>
            <w:vAlign w:val="bottom"/>
            <w:hideMark/>
          </w:tcPr>
          <w:p w14:paraId="74CECB9D" w14:textId="21FA1DF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0.110</w:t>
            </w:r>
          </w:p>
        </w:tc>
        <w:tc>
          <w:tcPr>
            <w:tcW w:w="972" w:type="dxa"/>
            <w:shd w:val="clear" w:color="auto" w:fill="auto"/>
            <w:noWrap/>
            <w:vAlign w:val="bottom"/>
            <w:hideMark/>
          </w:tcPr>
          <w:p w14:paraId="3C663095"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KD</w:t>
            </w:r>
          </w:p>
        </w:tc>
        <w:tc>
          <w:tcPr>
            <w:tcW w:w="1054" w:type="dxa"/>
            <w:shd w:val="clear" w:color="auto" w:fill="auto"/>
            <w:noWrap/>
            <w:vAlign w:val="bottom"/>
            <w:hideMark/>
          </w:tcPr>
          <w:p w14:paraId="3762A95C" w14:textId="4901423B"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0.74</w:t>
            </w:r>
            <w:r w:rsidR="005016C6">
              <w:rPr>
                <w:rFonts w:ascii="Times New Roman" w:eastAsia="Times New Roman" w:hAnsi="Times New Roman" w:cs="Times New Roman"/>
                <w:color w:val="000000"/>
                <w:kern w:val="0"/>
                <w14:ligatures w14:val="none"/>
              </w:rPr>
              <w:t>4</w:t>
            </w:r>
          </w:p>
        </w:tc>
        <w:tc>
          <w:tcPr>
            <w:tcW w:w="1057" w:type="dxa"/>
            <w:shd w:val="clear" w:color="auto" w:fill="auto"/>
            <w:noWrap/>
            <w:vAlign w:val="bottom"/>
            <w:hideMark/>
          </w:tcPr>
          <w:p w14:paraId="5F07F11B" w14:textId="0FD0C1B6"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0.08</w:t>
            </w:r>
            <w:r w:rsidR="005016C6">
              <w:rPr>
                <w:rFonts w:ascii="Times New Roman" w:eastAsia="Times New Roman" w:hAnsi="Times New Roman" w:cs="Times New Roman"/>
                <w:color w:val="000000"/>
                <w:kern w:val="0"/>
                <w14:ligatures w14:val="none"/>
              </w:rPr>
              <w:t>2</w:t>
            </w:r>
          </w:p>
        </w:tc>
      </w:tr>
      <w:tr w:rsidR="00E11C99" w:rsidRPr="00E11C99" w14:paraId="09F8FEA4" w14:textId="77777777" w:rsidTr="00D0773A">
        <w:trPr>
          <w:trHeight w:val="284"/>
          <w:jc w:val="center"/>
        </w:trPr>
        <w:tc>
          <w:tcPr>
            <w:tcW w:w="972" w:type="dxa"/>
            <w:shd w:val="clear" w:color="auto" w:fill="auto"/>
            <w:noWrap/>
            <w:vAlign w:val="bottom"/>
            <w:hideMark/>
          </w:tcPr>
          <w:p w14:paraId="3F3BB044"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w:t>
            </w:r>
          </w:p>
        </w:tc>
        <w:tc>
          <w:tcPr>
            <w:tcW w:w="972" w:type="dxa"/>
            <w:shd w:val="clear" w:color="auto" w:fill="auto"/>
            <w:noWrap/>
            <w:vAlign w:val="bottom"/>
            <w:hideMark/>
          </w:tcPr>
          <w:p w14:paraId="6FE5EE40"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CV1</w:t>
            </w:r>
          </w:p>
        </w:tc>
        <w:tc>
          <w:tcPr>
            <w:tcW w:w="972" w:type="dxa"/>
            <w:shd w:val="clear" w:color="auto" w:fill="auto"/>
            <w:noWrap/>
            <w:vAlign w:val="bottom"/>
            <w:hideMark/>
          </w:tcPr>
          <w:p w14:paraId="62F20D60"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DA</w:t>
            </w:r>
          </w:p>
        </w:tc>
        <w:tc>
          <w:tcPr>
            <w:tcW w:w="1054" w:type="dxa"/>
            <w:shd w:val="clear" w:color="auto" w:fill="auto"/>
            <w:noWrap/>
            <w:vAlign w:val="bottom"/>
            <w:hideMark/>
          </w:tcPr>
          <w:p w14:paraId="7AF80D17" w14:textId="022DDACA"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0.70</w:t>
            </w:r>
            <w:r w:rsidR="005016C6">
              <w:rPr>
                <w:rFonts w:ascii="Times New Roman" w:eastAsia="Times New Roman" w:hAnsi="Times New Roman" w:cs="Times New Roman"/>
                <w:color w:val="000000"/>
                <w:kern w:val="0"/>
                <w14:ligatures w14:val="none"/>
              </w:rPr>
              <w:t>1</w:t>
            </w:r>
          </w:p>
        </w:tc>
        <w:tc>
          <w:tcPr>
            <w:tcW w:w="1054" w:type="dxa"/>
            <w:shd w:val="clear" w:color="auto" w:fill="auto"/>
            <w:noWrap/>
            <w:vAlign w:val="bottom"/>
            <w:hideMark/>
          </w:tcPr>
          <w:p w14:paraId="191B16CE" w14:textId="135B5EC0"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0.101</w:t>
            </w:r>
          </w:p>
        </w:tc>
        <w:tc>
          <w:tcPr>
            <w:tcW w:w="972" w:type="dxa"/>
            <w:shd w:val="clear" w:color="auto" w:fill="auto"/>
            <w:noWrap/>
            <w:vAlign w:val="bottom"/>
            <w:hideMark/>
          </w:tcPr>
          <w:p w14:paraId="3F46A298"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KD</w:t>
            </w:r>
          </w:p>
        </w:tc>
        <w:tc>
          <w:tcPr>
            <w:tcW w:w="1054" w:type="dxa"/>
            <w:shd w:val="clear" w:color="auto" w:fill="auto"/>
            <w:noWrap/>
            <w:vAlign w:val="bottom"/>
            <w:hideMark/>
          </w:tcPr>
          <w:p w14:paraId="13D87F2F" w14:textId="50569B2A"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0.872</w:t>
            </w:r>
          </w:p>
        </w:tc>
        <w:tc>
          <w:tcPr>
            <w:tcW w:w="1057" w:type="dxa"/>
            <w:shd w:val="clear" w:color="auto" w:fill="auto"/>
            <w:noWrap/>
            <w:vAlign w:val="bottom"/>
            <w:hideMark/>
          </w:tcPr>
          <w:p w14:paraId="7393D901" w14:textId="6F515EE8"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0.04</w:t>
            </w:r>
            <w:r w:rsidR="005016C6">
              <w:rPr>
                <w:rFonts w:ascii="Times New Roman" w:eastAsia="Times New Roman" w:hAnsi="Times New Roman" w:cs="Times New Roman"/>
                <w:color w:val="000000"/>
                <w:kern w:val="0"/>
                <w14:ligatures w14:val="none"/>
              </w:rPr>
              <w:t>0</w:t>
            </w:r>
          </w:p>
        </w:tc>
      </w:tr>
      <w:tr w:rsidR="00E11C99" w:rsidRPr="00E11C99" w14:paraId="4D71FDD5" w14:textId="77777777" w:rsidTr="00D0773A">
        <w:trPr>
          <w:trHeight w:val="284"/>
          <w:jc w:val="center"/>
        </w:trPr>
        <w:tc>
          <w:tcPr>
            <w:tcW w:w="972" w:type="dxa"/>
            <w:shd w:val="clear" w:color="auto" w:fill="auto"/>
            <w:noWrap/>
            <w:vAlign w:val="bottom"/>
            <w:hideMark/>
          </w:tcPr>
          <w:p w14:paraId="16DE5D90"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 + P</w:t>
            </w:r>
          </w:p>
        </w:tc>
        <w:tc>
          <w:tcPr>
            <w:tcW w:w="972" w:type="dxa"/>
            <w:shd w:val="clear" w:color="auto" w:fill="auto"/>
            <w:noWrap/>
            <w:vAlign w:val="bottom"/>
            <w:hideMark/>
          </w:tcPr>
          <w:p w14:paraId="6BB82850" w14:textId="39C85219"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34" w:author="Sapkota, Pradip" w:date="2025-07-18T22:45:00Z" w16du:dateUtc="2025-07-19T03:45:00Z">
              <w:r w:rsidRPr="00E11C99" w:rsidDel="00D0773A">
                <w:rPr>
                  <w:rFonts w:ascii="Times New Roman" w:eastAsia="Times New Roman" w:hAnsi="Times New Roman" w:cs="Times New Roman"/>
                  <w:color w:val="000000"/>
                  <w:kern w:val="0"/>
                  <w14:ligatures w14:val="none"/>
                </w:rPr>
                <w:delText>CV0</w:delText>
              </w:r>
            </w:del>
            <w:ins w:id="35" w:author="Sapkota, Pradip" w:date="2025-07-18T22:45:00Z" w16du:dateUtc="2025-07-19T03:45: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2</w:t>
              </w:r>
            </w:ins>
          </w:p>
        </w:tc>
        <w:tc>
          <w:tcPr>
            <w:tcW w:w="972" w:type="dxa"/>
            <w:shd w:val="clear" w:color="auto" w:fill="auto"/>
            <w:noWrap/>
            <w:vAlign w:val="bottom"/>
            <w:hideMark/>
          </w:tcPr>
          <w:p w14:paraId="12EF7E73"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DA</w:t>
            </w:r>
          </w:p>
        </w:tc>
        <w:tc>
          <w:tcPr>
            <w:tcW w:w="1054" w:type="dxa"/>
            <w:shd w:val="clear" w:color="auto" w:fill="auto"/>
            <w:noWrap/>
            <w:vAlign w:val="bottom"/>
            <w:hideMark/>
          </w:tcPr>
          <w:p w14:paraId="08D2BF26" w14:textId="104FAE5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0.758</w:t>
            </w:r>
          </w:p>
        </w:tc>
        <w:tc>
          <w:tcPr>
            <w:tcW w:w="1054" w:type="dxa"/>
            <w:shd w:val="clear" w:color="auto" w:fill="auto"/>
            <w:noWrap/>
            <w:vAlign w:val="bottom"/>
            <w:hideMark/>
          </w:tcPr>
          <w:p w14:paraId="17FBBF38" w14:textId="6CD83282"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0.03</w:t>
            </w:r>
            <w:r w:rsidR="005016C6">
              <w:rPr>
                <w:rFonts w:ascii="Times New Roman" w:eastAsia="Times New Roman" w:hAnsi="Times New Roman" w:cs="Times New Roman"/>
                <w:color w:val="000000"/>
                <w:kern w:val="0"/>
                <w14:ligatures w14:val="none"/>
              </w:rPr>
              <w:t>5</w:t>
            </w:r>
          </w:p>
        </w:tc>
        <w:tc>
          <w:tcPr>
            <w:tcW w:w="972" w:type="dxa"/>
            <w:shd w:val="clear" w:color="auto" w:fill="auto"/>
            <w:noWrap/>
            <w:vAlign w:val="bottom"/>
            <w:hideMark/>
          </w:tcPr>
          <w:p w14:paraId="2FE3737A"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KD</w:t>
            </w:r>
          </w:p>
        </w:tc>
        <w:tc>
          <w:tcPr>
            <w:tcW w:w="1054" w:type="dxa"/>
            <w:shd w:val="clear" w:color="auto" w:fill="auto"/>
            <w:noWrap/>
            <w:vAlign w:val="bottom"/>
            <w:hideMark/>
          </w:tcPr>
          <w:p w14:paraId="43D1E8A3" w14:textId="20AA6C9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0.84</w:t>
            </w:r>
            <w:r w:rsidR="005016C6">
              <w:rPr>
                <w:rFonts w:ascii="Times New Roman" w:eastAsia="Times New Roman" w:hAnsi="Times New Roman" w:cs="Times New Roman"/>
                <w:color w:val="000000"/>
                <w:kern w:val="0"/>
                <w14:ligatures w14:val="none"/>
              </w:rPr>
              <w:t>5</w:t>
            </w:r>
          </w:p>
        </w:tc>
        <w:tc>
          <w:tcPr>
            <w:tcW w:w="1057" w:type="dxa"/>
            <w:shd w:val="clear" w:color="auto" w:fill="auto"/>
            <w:noWrap/>
            <w:vAlign w:val="bottom"/>
            <w:hideMark/>
          </w:tcPr>
          <w:p w14:paraId="66D67C78" w14:textId="6CAEB56A"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0.04</w:t>
            </w:r>
            <w:r w:rsidR="005016C6">
              <w:rPr>
                <w:rFonts w:ascii="Times New Roman" w:eastAsia="Times New Roman" w:hAnsi="Times New Roman" w:cs="Times New Roman"/>
                <w:color w:val="000000"/>
                <w:kern w:val="0"/>
                <w14:ligatures w14:val="none"/>
              </w:rPr>
              <w:t>7</w:t>
            </w:r>
          </w:p>
        </w:tc>
      </w:tr>
      <w:tr w:rsidR="00E11C99" w:rsidRPr="00E11C99" w14:paraId="2D000835" w14:textId="77777777" w:rsidTr="00D0773A">
        <w:trPr>
          <w:trHeight w:val="284"/>
          <w:jc w:val="center"/>
        </w:trPr>
        <w:tc>
          <w:tcPr>
            <w:tcW w:w="972" w:type="dxa"/>
            <w:shd w:val="clear" w:color="auto" w:fill="auto"/>
            <w:noWrap/>
            <w:vAlign w:val="bottom"/>
            <w:hideMark/>
          </w:tcPr>
          <w:p w14:paraId="29239FFC"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 + P</w:t>
            </w:r>
          </w:p>
        </w:tc>
        <w:tc>
          <w:tcPr>
            <w:tcW w:w="972" w:type="dxa"/>
            <w:shd w:val="clear" w:color="auto" w:fill="auto"/>
            <w:noWrap/>
            <w:vAlign w:val="bottom"/>
            <w:hideMark/>
          </w:tcPr>
          <w:p w14:paraId="56BD4496" w14:textId="32C2447D"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36" w:author="Sapkota, Pradip" w:date="2025-07-18T22:45:00Z" w16du:dateUtc="2025-07-19T03:45:00Z">
              <w:r w:rsidRPr="00E11C99" w:rsidDel="00D0773A">
                <w:rPr>
                  <w:rFonts w:ascii="Times New Roman" w:eastAsia="Times New Roman" w:hAnsi="Times New Roman" w:cs="Times New Roman"/>
                  <w:color w:val="000000"/>
                  <w:kern w:val="0"/>
                  <w14:ligatures w14:val="none"/>
                </w:rPr>
                <w:delText>CV00</w:delText>
              </w:r>
            </w:del>
            <w:ins w:id="37" w:author="Sapkota, Pradip" w:date="2025-07-18T22:45:00Z" w16du:dateUtc="2025-07-19T03:45: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3</w:t>
              </w:r>
            </w:ins>
          </w:p>
        </w:tc>
        <w:tc>
          <w:tcPr>
            <w:tcW w:w="972" w:type="dxa"/>
            <w:shd w:val="clear" w:color="auto" w:fill="auto"/>
            <w:noWrap/>
            <w:vAlign w:val="bottom"/>
            <w:hideMark/>
          </w:tcPr>
          <w:p w14:paraId="35FD179E"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DA</w:t>
            </w:r>
          </w:p>
        </w:tc>
        <w:tc>
          <w:tcPr>
            <w:tcW w:w="1054" w:type="dxa"/>
            <w:shd w:val="clear" w:color="auto" w:fill="auto"/>
            <w:noWrap/>
            <w:vAlign w:val="bottom"/>
            <w:hideMark/>
          </w:tcPr>
          <w:p w14:paraId="497FDC2B" w14:textId="5228E3E4"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w:t>
            </w:r>
            <w:r w:rsidR="005016C6">
              <w:rPr>
                <w:rFonts w:ascii="Times New Roman" w:eastAsia="Times New Roman" w:hAnsi="Times New Roman" w:cs="Times New Roman"/>
                <w:color w:val="000000"/>
                <w:kern w:val="0"/>
                <w14:ligatures w14:val="none"/>
              </w:rPr>
              <w:t>700</w:t>
            </w:r>
          </w:p>
        </w:tc>
        <w:tc>
          <w:tcPr>
            <w:tcW w:w="1054" w:type="dxa"/>
            <w:shd w:val="clear" w:color="auto" w:fill="auto"/>
            <w:noWrap/>
            <w:vAlign w:val="bottom"/>
            <w:hideMark/>
          </w:tcPr>
          <w:p w14:paraId="492E3A4F" w14:textId="27FAC88A"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0.11</w:t>
            </w:r>
            <w:r w:rsidR="005016C6">
              <w:rPr>
                <w:rFonts w:ascii="Times New Roman" w:eastAsia="Times New Roman" w:hAnsi="Times New Roman" w:cs="Times New Roman"/>
                <w:color w:val="000000"/>
                <w:kern w:val="0"/>
                <w14:ligatures w14:val="none"/>
              </w:rPr>
              <w:t>1</w:t>
            </w:r>
          </w:p>
        </w:tc>
        <w:tc>
          <w:tcPr>
            <w:tcW w:w="972" w:type="dxa"/>
            <w:shd w:val="clear" w:color="auto" w:fill="auto"/>
            <w:noWrap/>
            <w:vAlign w:val="bottom"/>
            <w:hideMark/>
          </w:tcPr>
          <w:p w14:paraId="0D7FB6A1"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KD</w:t>
            </w:r>
          </w:p>
        </w:tc>
        <w:tc>
          <w:tcPr>
            <w:tcW w:w="1054" w:type="dxa"/>
            <w:shd w:val="clear" w:color="auto" w:fill="auto"/>
            <w:noWrap/>
            <w:vAlign w:val="bottom"/>
            <w:hideMark/>
          </w:tcPr>
          <w:p w14:paraId="778DEE5D" w14:textId="45149BCC"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0.833</w:t>
            </w:r>
          </w:p>
        </w:tc>
        <w:tc>
          <w:tcPr>
            <w:tcW w:w="1057" w:type="dxa"/>
            <w:shd w:val="clear" w:color="auto" w:fill="auto"/>
            <w:noWrap/>
            <w:vAlign w:val="bottom"/>
            <w:hideMark/>
          </w:tcPr>
          <w:p w14:paraId="1AFE689D" w14:textId="1533E604"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0.05</w:t>
            </w:r>
            <w:r w:rsidR="005016C6">
              <w:rPr>
                <w:rFonts w:ascii="Times New Roman" w:eastAsia="Times New Roman" w:hAnsi="Times New Roman" w:cs="Times New Roman"/>
                <w:color w:val="000000"/>
                <w:kern w:val="0"/>
                <w14:ligatures w14:val="none"/>
              </w:rPr>
              <w:t>7</w:t>
            </w:r>
          </w:p>
        </w:tc>
      </w:tr>
      <w:tr w:rsidR="00E11C99" w:rsidRPr="00E11C99" w14:paraId="4E609EB5" w14:textId="77777777" w:rsidTr="00D0773A">
        <w:trPr>
          <w:trHeight w:val="284"/>
          <w:jc w:val="center"/>
        </w:trPr>
        <w:tc>
          <w:tcPr>
            <w:tcW w:w="972" w:type="dxa"/>
            <w:shd w:val="clear" w:color="auto" w:fill="auto"/>
            <w:noWrap/>
            <w:vAlign w:val="bottom"/>
            <w:hideMark/>
          </w:tcPr>
          <w:p w14:paraId="7547A36E"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 + P</w:t>
            </w:r>
          </w:p>
        </w:tc>
        <w:tc>
          <w:tcPr>
            <w:tcW w:w="972" w:type="dxa"/>
            <w:shd w:val="clear" w:color="auto" w:fill="auto"/>
            <w:noWrap/>
            <w:vAlign w:val="bottom"/>
            <w:hideMark/>
          </w:tcPr>
          <w:p w14:paraId="5855AC6B"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CV1</w:t>
            </w:r>
          </w:p>
        </w:tc>
        <w:tc>
          <w:tcPr>
            <w:tcW w:w="972" w:type="dxa"/>
            <w:shd w:val="clear" w:color="auto" w:fill="auto"/>
            <w:noWrap/>
            <w:vAlign w:val="bottom"/>
            <w:hideMark/>
          </w:tcPr>
          <w:p w14:paraId="69C46FA4"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DA</w:t>
            </w:r>
          </w:p>
        </w:tc>
        <w:tc>
          <w:tcPr>
            <w:tcW w:w="1054" w:type="dxa"/>
            <w:shd w:val="clear" w:color="auto" w:fill="auto"/>
            <w:noWrap/>
            <w:vAlign w:val="bottom"/>
            <w:hideMark/>
          </w:tcPr>
          <w:p w14:paraId="2FFBE090" w14:textId="0461A259"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0.77</w:t>
            </w:r>
            <w:r w:rsidR="005016C6">
              <w:rPr>
                <w:rFonts w:ascii="Times New Roman" w:eastAsia="Times New Roman" w:hAnsi="Times New Roman" w:cs="Times New Roman"/>
                <w:color w:val="000000"/>
                <w:kern w:val="0"/>
                <w14:ligatures w14:val="none"/>
              </w:rPr>
              <w:t>7</w:t>
            </w:r>
          </w:p>
        </w:tc>
        <w:tc>
          <w:tcPr>
            <w:tcW w:w="1054" w:type="dxa"/>
            <w:shd w:val="clear" w:color="auto" w:fill="auto"/>
            <w:noWrap/>
            <w:vAlign w:val="bottom"/>
            <w:hideMark/>
          </w:tcPr>
          <w:p w14:paraId="6CE2C30F" w14:textId="2E25013B"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0.08</w:t>
            </w:r>
            <w:r w:rsidR="005016C6">
              <w:rPr>
                <w:rFonts w:ascii="Times New Roman" w:eastAsia="Times New Roman" w:hAnsi="Times New Roman" w:cs="Times New Roman"/>
                <w:color w:val="000000"/>
                <w:kern w:val="0"/>
                <w14:ligatures w14:val="none"/>
              </w:rPr>
              <w:t>6</w:t>
            </w:r>
          </w:p>
        </w:tc>
        <w:tc>
          <w:tcPr>
            <w:tcW w:w="972" w:type="dxa"/>
            <w:shd w:val="clear" w:color="auto" w:fill="auto"/>
            <w:noWrap/>
            <w:vAlign w:val="bottom"/>
            <w:hideMark/>
          </w:tcPr>
          <w:p w14:paraId="526212FB"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KD</w:t>
            </w:r>
          </w:p>
        </w:tc>
        <w:tc>
          <w:tcPr>
            <w:tcW w:w="1054" w:type="dxa"/>
            <w:shd w:val="clear" w:color="auto" w:fill="auto"/>
            <w:noWrap/>
            <w:vAlign w:val="bottom"/>
            <w:hideMark/>
          </w:tcPr>
          <w:p w14:paraId="177EFCD4" w14:textId="42A9AAC4"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0.914</w:t>
            </w:r>
          </w:p>
        </w:tc>
        <w:tc>
          <w:tcPr>
            <w:tcW w:w="1057" w:type="dxa"/>
            <w:shd w:val="clear" w:color="auto" w:fill="auto"/>
            <w:noWrap/>
            <w:vAlign w:val="bottom"/>
            <w:hideMark/>
          </w:tcPr>
          <w:p w14:paraId="7DB61C17" w14:textId="030BD5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0.037</w:t>
            </w:r>
          </w:p>
        </w:tc>
      </w:tr>
      <w:tr w:rsidR="00E11C99" w:rsidRPr="00E11C99" w14:paraId="768E4044" w14:textId="77777777" w:rsidTr="00D0773A">
        <w:trPr>
          <w:trHeight w:val="284"/>
          <w:jc w:val="center"/>
        </w:trPr>
        <w:tc>
          <w:tcPr>
            <w:tcW w:w="972" w:type="dxa"/>
            <w:shd w:val="clear" w:color="auto" w:fill="auto"/>
            <w:noWrap/>
            <w:vAlign w:val="bottom"/>
            <w:hideMark/>
          </w:tcPr>
          <w:p w14:paraId="08F08EFB"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w:t>
            </w:r>
          </w:p>
        </w:tc>
        <w:tc>
          <w:tcPr>
            <w:tcW w:w="972" w:type="dxa"/>
            <w:shd w:val="clear" w:color="auto" w:fill="auto"/>
            <w:noWrap/>
            <w:vAlign w:val="bottom"/>
            <w:hideMark/>
          </w:tcPr>
          <w:p w14:paraId="0FA9E6AA" w14:textId="55BBB495"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38" w:author="Sapkota, Pradip" w:date="2025-07-18T22:45:00Z" w16du:dateUtc="2025-07-19T03:45:00Z">
              <w:r w:rsidRPr="00E11C99" w:rsidDel="00D0773A">
                <w:rPr>
                  <w:rFonts w:ascii="Times New Roman" w:eastAsia="Times New Roman" w:hAnsi="Times New Roman" w:cs="Times New Roman"/>
                  <w:color w:val="000000"/>
                  <w:kern w:val="0"/>
                  <w14:ligatures w14:val="none"/>
                </w:rPr>
                <w:delText>CV0</w:delText>
              </w:r>
            </w:del>
            <w:ins w:id="39" w:author="Sapkota, Pradip" w:date="2025-07-18T22:45:00Z" w16du:dateUtc="2025-07-19T03:45: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2</w:t>
              </w:r>
            </w:ins>
          </w:p>
        </w:tc>
        <w:tc>
          <w:tcPr>
            <w:tcW w:w="972" w:type="dxa"/>
            <w:shd w:val="clear" w:color="auto" w:fill="auto"/>
            <w:noWrap/>
            <w:vAlign w:val="bottom"/>
            <w:hideMark/>
          </w:tcPr>
          <w:p w14:paraId="0402B312"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PH</w:t>
            </w:r>
          </w:p>
        </w:tc>
        <w:tc>
          <w:tcPr>
            <w:tcW w:w="1054" w:type="dxa"/>
            <w:shd w:val="clear" w:color="auto" w:fill="auto"/>
            <w:noWrap/>
            <w:vAlign w:val="bottom"/>
            <w:hideMark/>
          </w:tcPr>
          <w:p w14:paraId="769C6C90" w14:textId="6F2DE36F"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0.79</w:t>
            </w:r>
            <w:r w:rsidR="005016C6">
              <w:rPr>
                <w:rFonts w:ascii="Times New Roman" w:eastAsia="Times New Roman" w:hAnsi="Times New Roman" w:cs="Times New Roman"/>
                <w:color w:val="000000"/>
                <w:kern w:val="0"/>
                <w14:ligatures w14:val="none"/>
              </w:rPr>
              <w:t>0</w:t>
            </w:r>
          </w:p>
        </w:tc>
        <w:tc>
          <w:tcPr>
            <w:tcW w:w="1054" w:type="dxa"/>
            <w:shd w:val="clear" w:color="auto" w:fill="auto"/>
            <w:noWrap/>
            <w:vAlign w:val="bottom"/>
            <w:hideMark/>
          </w:tcPr>
          <w:p w14:paraId="69FDC4E6" w14:textId="33BACFA4"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0.031</w:t>
            </w:r>
          </w:p>
        </w:tc>
        <w:tc>
          <w:tcPr>
            <w:tcW w:w="972" w:type="dxa"/>
            <w:shd w:val="clear" w:color="auto" w:fill="auto"/>
            <w:noWrap/>
            <w:vAlign w:val="bottom"/>
            <w:hideMark/>
          </w:tcPr>
          <w:p w14:paraId="47779DAC"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KW</w:t>
            </w:r>
          </w:p>
        </w:tc>
        <w:tc>
          <w:tcPr>
            <w:tcW w:w="1054" w:type="dxa"/>
            <w:shd w:val="clear" w:color="auto" w:fill="auto"/>
            <w:noWrap/>
            <w:vAlign w:val="bottom"/>
            <w:hideMark/>
          </w:tcPr>
          <w:p w14:paraId="52E89B76" w14:textId="5F481362"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0.73</w:t>
            </w:r>
            <w:r w:rsidR="005016C6">
              <w:rPr>
                <w:rFonts w:ascii="Times New Roman" w:eastAsia="Times New Roman" w:hAnsi="Times New Roman" w:cs="Times New Roman"/>
                <w:color w:val="000000"/>
                <w:kern w:val="0"/>
                <w14:ligatures w14:val="none"/>
              </w:rPr>
              <w:t>5</w:t>
            </w:r>
          </w:p>
        </w:tc>
        <w:tc>
          <w:tcPr>
            <w:tcW w:w="1057" w:type="dxa"/>
            <w:shd w:val="clear" w:color="auto" w:fill="auto"/>
            <w:noWrap/>
            <w:vAlign w:val="bottom"/>
            <w:hideMark/>
          </w:tcPr>
          <w:p w14:paraId="40A0DEC0" w14:textId="266FBB3C"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0.04</w:t>
            </w:r>
            <w:r w:rsidR="005016C6">
              <w:rPr>
                <w:rFonts w:ascii="Times New Roman" w:eastAsia="Times New Roman" w:hAnsi="Times New Roman" w:cs="Times New Roman"/>
                <w:color w:val="000000"/>
                <w:kern w:val="0"/>
                <w14:ligatures w14:val="none"/>
              </w:rPr>
              <w:t>1</w:t>
            </w:r>
          </w:p>
        </w:tc>
      </w:tr>
      <w:tr w:rsidR="00E11C99" w:rsidRPr="00E11C99" w14:paraId="31BEEEA7" w14:textId="77777777" w:rsidTr="00D0773A">
        <w:trPr>
          <w:trHeight w:val="284"/>
          <w:jc w:val="center"/>
        </w:trPr>
        <w:tc>
          <w:tcPr>
            <w:tcW w:w="972" w:type="dxa"/>
            <w:shd w:val="clear" w:color="auto" w:fill="auto"/>
            <w:noWrap/>
            <w:vAlign w:val="bottom"/>
            <w:hideMark/>
          </w:tcPr>
          <w:p w14:paraId="4A446CB6"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w:t>
            </w:r>
          </w:p>
        </w:tc>
        <w:tc>
          <w:tcPr>
            <w:tcW w:w="972" w:type="dxa"/>
            <w:shd w:val="clear" w:color="auto" w:fill="auto"/>
            <w:noWrap/>
            <w:vAlign w:val="bottom"/>
            <w:hideMark/>
          </w:tcPr>
          <w:p w14:paraId="3E0B4D45" w14:textId="0DD7BECF"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40" w:author="Sapkota, Pradip" w:date="2025-07-18T22:45:00Z" w16du:dateUtc="2025-07-19T03:45:00Z">
              <w:r w:rsidRPr="00E11C99" w:rsidDel="00D0773A">
                <w:rPr>
                  <w:rFonts w:ascii="Times New Roman" w:eastAsia="Times New Roman" w:hAnsi="Times New Roman" w:cs="Times New Roman"/>
                  <w:color w:val="000000"/>
                  <w:kern w:val="0"/>
                  <w14:ligatures w14:val="none"/>
                </w:rPr>
                <w:delText>CV00</w:delText>
              </w:r>
            </w:del>
            <w:ins w:id="41" w:author="Sapkota, Pradip" w:date="2025-07-18T22:45:00Z" w16du:dateUtc="2025-07-19T03:45: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3</w:t>
              </w:r>
            </w:ins>
          </w:p>
        </w:tc>
        <w:tc>
          <w:tcPr>
            <w:tcW w:w="972" w:type="dxa"/>
            <w:shd w:val="clear" w:color="auto" w:fill="auto"/>
            <w:noWrap/>
            <w:vAlign w:val="bottom"/>
            <w:hideMark/>
          </w:tcPr>
          <w:p w14:paraId="52A03106"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PH</w:t>
            </w:r>
          </w:p>
        </w:tc>
        <w:tc>
          <w:tcPr>
            <w:tcW w:w="1054" w:type="dxa"/>
            <w:shd w:val="clear" w:color="auto" w:fill="auto"/>
            <w:noWrap/>
            <w:vAlign w:val="bottom"/>
            <w:hideMark/>
          </w:tcPr>
          <w:p w14:paraId="66858EAA" w14:textId="4E7B0A1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0.715</w:t>
            </w:r>
          </w:p>
        </w:tc>
        <w:tc>
          <w:tcPr>
            <w:tcW w:w="1054" w:type="dxa"/>
            <w:shd w:val="clear" w:color="auto" w:fill="auto"/>
            <w:noWrap/>
            <w:vAlign w:val="bottom"/>
            <w:hideMark/>
          </w:tcPr>
          <w:p w14:paraId="2CBF07A5" w14:textId="704970D5"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0.12</w:t>
            </w:r>
            <w:r w:rsidR="005016C6">
              <w:rPr>
                <w:rFonts w:ascii="Times New Roman" w:eastAsia="Times New Roman" w:hAnsi="Times New Roman" w:cs="Times New Roman"/>
                <w:color w:val="000000"/>
                <w:kern w:val="0"/>
                <w14:ligatures w14:val="none"/>
              </w:rPr>
              <w:t>2</w:t>
            </w:r>
          </w:p>
        </w:tc>
        <w:tc>
          <w:tcPr>
            <w:tcW w:w="972" w:type="dxa"/>
            <w:shd w:val="clear" w:color="auto" w:fill="auto"/>
            <w:noWrap/>
            <w:vAlign w:val="bottom"/>
            <w:hideMark/>
          </w:tcPr>
          <w:p w14:paraId="37951065"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KW</w:t>
            </w:r>
          </w:p>
        </w:tc>
        <w:tc>
          <w:tcPr>
            <w:tcW w:w="1054" w:type="dxa"/>
            <w:shd w:val="clear" w:color="auto" w:fill="auto"/>
            <w:noWrap/>
            <w:vAlign w:val="bottom"/>
            <w:hideMark/>
          </w:tcPr>
          <w:p w14:paraId="6CA2C928" w14:textId="3F7F54CA"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0.64</w:t>
            </w:r>
            <w:r w:rsidR="005016C6">
              <w:rPr>
                <w:rFonts w:ascii="Times New Roman" w:eastAsia="Times New Roman" w:hAnsi="Times New Roman" w:cs="Times New Roman"/>
                <w:color w:val="000000"/>
                <w:kern w:val="0"/>
                <w14:ligatures w14:val="none"/>
              </w:rPr>
              <w:t>3</w:t>
            </w:r>
          </w:p>
        </w:tc>
        <w:tc>
          <w:tcPr>
            <w:tcW w:w="1057" w:type="dxa"/>
            <w:shd w:val="clear" w:color="auto" w:fill="auto"/>
            <w:noWrap/>
            <w:vAlign w:val="bottom"/>
            <w:hideMark/>
          </w:tcPr>
          <w:p w14:paraId="3C0BF4E6" w14:textId="5E687CAA"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0.09</w:t>
            </w:r>
            <w:r w:rsidR="005016C6">
              <w:rPr>
                <w:rFonts w:ascii="Times New Roman" w:eastAsia="Times New Roman" w:hAnsi="Times New Roman" w:cs="Times New Roman"/>
                <w:color w:val="000000"/>
                <w:kern w:val="0"/>
                <w14:ligatures w14:val="none"/>
              </w:rPr>
              <w:t>9</w:t>
            </w:r>
          </w:p>
        </w:tc>
      </w:tr>
      <w:tr w:rsidR="00E11C99" w:rsidRPr="00E11C99" w14:paraId="52E13C34" w14:textId="77777777" w:rsidTr="00D0773A">
        <w:trPr>
          <w:trHeight w:val="284"/>
          <w:jc w:val="center"/>
        </w:trPr>
        <w:tc>
          <w:tcPr>
            <w:tcW w:w="972" w:type="dxa"/>
            <w:shd w:val="clear" w:color="auto" w:fill="auto"/>
            <w:noWrap/>
            <w:vAlign w:val="bottom"/>
            <w:hideMark/>
          </w:tcPr>
          <w:p w14:paraId="04D64102"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w:t>
            </w:r>
          </w:p>
        </w:tc>
        <w:tc>
          <w:tcPr>
            <w:tcW w:w="972" w:type="dxa"/>
            <w:shd w:val="clear" w:color="auto" w:fill="auto"/>
            <w:noWrap/>
            <w:vAlign w:val="bottom"/>
            <w:hideMark/>
          </w:tcPr>
          <w:p w14:paraId="2A889004"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CV1</w:t>
            </w:r>
          </w:p>
        </w:tc>
        <w:tc>
          <w:tcPr>
            <w:tcW w:w="972" w:type="dxa"/>
            <w:shd w:val="clear" w:color="auto" w:fill="auto"/>
            <w:noWrap/>
            <w:vAlign w:val="bottom"/>
            <w:hideMark/>
          </w:tcPr>
          <w:p w14:paraId="5409BC53"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PH</w:t>
            </w:r>
          </w:p>
        </w:tc>
        <w:tc>
          <w:tcPr>
            <w:tcW w:w="1054" w:type="dxa"/>
            <w:shd w:val="clear" w:color="auto" w:fill="auto"/>
            <w:noWrap/>
            <w:vAlign w:val="bottom"/>
            <w:hideMark/>
          </w:tcPr>
          <w:p w14:paraId="148A91F3" w14:textId="613EFC6E"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0.783</w:t>
            </w:r>
          </w:p>
        </w:tc>
        <w:tc>
          <w:tcPr>
            <w:tcW w:w="1054" w:type="dxa"/>
            <w:shd w:val="clear" w:color="auto" w:fill="auto"/>
            <w:noWrap/>
            <w:vAlign w:val="bottom"/>
            <w:hideMark/>
          </w:tcPr>
          <w:p w14:paraId="230DC9EE" w14:textId="14DAE9E2"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0.10</w:t>
            </w:r>
            <w:r w:rsidR="005016C6">
              <w:rPr>
                <w:rFonts w:ascii="Times New Roman" w:eastAsia="Times New Roman" w:hAnsi="Times New Roman" w:cs="Times New Roman"/>
                <w:color w:val="000000"/>
                <w:kern w:val="0"/>
                <w14:ligatures w14:val="none"/>
              </w:rPr>
              <w:t>5</w:t>
            </w:r>
          </w:p>
        </w:tc>
        <w:tc>
          <w:tcPr>
            <w:tcW w:w="972" w:type="dxa"/>
            <w:shd w:val="clear" w:color="auto" w:fill="auto"/>
            <w:noWrap/>
            <w:vAlign w:val="bottom"/>
            <w:hideMark/>
          </w:tcPr>
          <w:p w14:paraId="63088135"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KW</w:t>
            </w:r>
          </w:p>
        </w:tc>
        <w:tc>
          <w:tcPr>
            <w:tcW w:w="1054" w:type="dxa"/>
            <w:shd w:val="clear" w:color="auto" w:fill="auto"/>
            <w:noWrap/>
            <w:vAlign w:val="bottom"/>
            <w:hideMark/>
          </w:tcPr>
          <w:p w14:paraId="5851AE9C" w14:textId="67202158"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0.74</w:t>
            </w:r>
            <w:r w:rsidR="005016C6">
              <w:rPr>
                <w:rFonts w:ascii="Times New Roman" w:eastAsia="Times New Roman" w:hAnsi="Times New Roman" w:cs="Times New Roman"/>
                <w:color w:val="000000"/>
                <w:kern w:val="0"/>
                <w14:ligatures w14:val="none"/>
              </w:rPr>
              <w:t>7</w:t>
            </w:r>
          </w:p>
        </w:tc>
        <w:tc>
          <w:tcPr>
            <w:tcW w:w="1057" w:type="dxa"/>
            <w:shd w:val="clear" w:color="auto" w:fill="auto"/>
            <w:noWrap/>
            <w:vAlign w:val="bottom"/>
            <w:hideMark/>
          </w:tcPr>
          <w:p w14:paraId="50A48723" w14:textId="70813C0B"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0.09</w:t>
            </w:r>
            <w:r w:rsidR="005016C6">
              <w:rPr>
                <w:rFonts w:ascii="Times New Roman" w:eastAsia="Times New Roman" w:hAnsi="Times New Roman" w:cs="Times New Roman"/>
                <w:color w:val="000000"/>
                <w:kern w:val="0"/>
                <w14:ligatures w14:val="none"/>
              </w:rPr>
              <w:t>4</w:t>
            </w:r>
          </w:p>
        </w:tc>
      </w:tr>
      <w:tr w:rsidR="00E11C99" w:rsidRPr="00E11C99" w14:paraId="115585E9" w14:textId="77777777" w:rsidTr="00D0773A">
        <w:trPr>
          <w:trHeight w:val="284"/>
          <w:jc w:val="center"/>
        </w:trPr>
        <w:tc>
          <w:tcPr>
            <w:tcW w:w="972" w:type="dxa"/>
            <w:shd w:val="clear" w:color="auto" w:fill="auto"/>
            <w:noWrap/>
            <w:vAlign w:val="bottom"/>
            <w:hideMark/>
          </w:tcPr>
          <w:p w14:paraId="7235B83F"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w:t>
            </w:r>
          </w:p>
        </w:tc>
        <w:tc>
          <w:tcPr>
            <w:tcW w:w="972" w:type="dxa"/>
            <w:shd w:val="clear" w:color="auto" w:fill="auto"/>
            <w:noWrap/>
            <w:vAlign w:val="bottom"/>
            <w:hideMark/>
          </w:tcPr>
          <w:p w14:paraId="11EA4592" w14:textId="23AB4535"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42" w:author="Sapkota, Pradip" w:date="2025-07-18T22:45:00Z" w16du:dateUtc="2025-07-19T03:45:00Z">
              <w:r w:rsidRPr="00E11C99" w:rsidDel="00D0773A">
                <w:rPr>
                  <w:rFonts w:ascii="Times New Roman" w:eastAsia="Times New Roman" w:hAnsi="Times New Roman" w:cs="Times New Roman"/>
                  <w:color w:val="000000"/>
                  <w:kern w:val="0"/>
                  <w14:ligatures w14:val="none"/>
                </w:rPr>
                <w:delText>CV0</w:delText>
              </w:r>
            </w:del>
            <w:ins w:id="43" w:author="Sapkota, Pradip" w:date="2025-07-18T22:45:00Z" w16du:dateUtc="2025-07-19T03:45: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2</w:t>
              </w:r>
            </w:ins>
          </w:p>
        </w:tc>
        <w:tc>
          <w:tcPr>
            <w:tcW w:w="972" w:type="dxa"/>
            <w:shd w:val="clear" w:color="auto" w:fill="auto"/>
            <w:noWrap/>
            <w:vAlign w:val="bottom"/>
            <w:hideMark/>
          </w:tcPr>
          <w:p w14:paraId="637BAF1B"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PH</w:t>
            </w:r>
          </w:p>
        </w:tc>
        <w:tc>
          <w:tcPr>
            <w:tcW w:w="1054" w:type="dxa"/>
            <w:shd w:val="clear" w:color="auto" w:fill="auto"/>
            <w:noWrap/>
            <w:vAlign w:val="bottom"/>
            <w:hideMark/>
          </w:tcPr>
          <w:p w14:paraId="1AF97A13" w14:textId="512ABBA0"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0.57</w:t>
            </w:r>
            <w:r w:rsidR="005016C6">
              <w:rPr>
                <w:rFonts w:ascii="Times New Roman" w:eastAsia="Times New Roman" w:hAnsi="Times New Roman" w:cs="Times New Roman"/>
                <w:color w:val="000000"/>
                <w:kern w:val="0"/>
                <w14:ligatures w14:val="none"/>
              </w:rPr>
              <w:t>9</w:t>
            </w:r>
          </w:p>
        </w:tc>
        <w:tc>
          <w:tcPr>
            <w:tcW w:w="1054" w:type="dxa"/>
            <w:shd w:val="clear" w:color="auto" w:fill="auto"/>
            <w:noWrap/>
            <w:vAlign w:val="bottom"/>
            <w:hideMark/>
          </w:tcPr>
          <w:p w14:paraId="6FCCE784" w14:textId="3048D033"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0.04</w:t>
            </w:r>
            <w:r w:rsidR="005016C6">
              <w:rPr>
                <w:rFonts w:ascii="Times New Roman" w:eastAsia="Times New Roman" w:hAnsi="Times New Roman" w:cs="Times New Roman"/>
                <w:color w:val="000000"/>
                <w:kern w:val="0"/>
                <w14:ligatures w14:val="none"/>
              </w:rPr>
              <w:t>9</w:t>
            </w:r>
          </w:p>
        </w:tc>
        <w:tc>
          <w:tcPr>
            <w:tcW w:w="972" w:type="dxa"/>
            <w:shd w:val="clear" w:color="auto" w:fill="auto"/>
            <w:noWrap/>
            <w:vAlign w:val="bottom"/>
            <w:hideMark/>
          </w:tcPr>
          <w:p w14:paraId="22DAB122"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KW</w:t>
            </w:r>
          </w:p>
        </w:tc>
        <w:tc>
          <w:tcPr>
            <w:tcW w:w="1054" w:type="dxa"/>
            <w:shd w:val="clear" w:color="auto" w:fill="auto"/>
            <w:noWrap/>
            <w:vAlign w:val="bottom"/>
            <w:hideMark/>
          </w:tcPr>
          <w:p w14:paraId="3ACA3AB2" w14:textId="23F21DD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0.590</w:t>
            </w:r>
          </w:p>
        </w:tc>
        <w:tc>
          <w:tcPr>
            <w:tcW w:w="1057" w:type="dxa"/>
            <w:shd w:val="clear" w:color="auto" w:fill="auto"/>
            <w:noWrap/>
            <w:vAlign w:val="bottom"/>
            <w:hideMark/>
          </w:tcPr>
          <w:p w14:paraId="7B3A943B" w14:textId="5AA0C70C"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0.20</w:t>
            </w:r>
            <w:r w:rsidR="005016C6">
              <w:rPr>
                <w:rFonts w:ascii="Times New Roman" w:eastAsia="Times New Roman" w:hAnsi="Times New Roman" w:cs="Times New Roman"/>
                <w:color w:val="000000"/>
                <w:kern w:val="0"/>
                <w14:ligatures w14:val="none"/>
              </w:rPr>
              <w:t>2</w:t>
            </w:r>
          </w:p>
        </w:tc>
      </w:tr>
      <w:tr w:rsidR="00E11C99" w:rsidRPr="00E11C99" w14:paraId="27F45F32" w14:textId="77777777" w:rsidTr="00D0773A">
        <w:trPr>
          <w:trHeight w:val="284"/>
          <w:jc w:val="center"/>
        </w:trPr>
        <w:tc>
          <w:tcPr>
            <w:tcW w:w="972" w:type="dxa"/>
            <w:shd w:val="clear" w:color="auto" w:fill="auto"/>
            <w:noWrap/>
            <w:vAlign w:val="bottom"/>
            <w:hideMark/>
          </w:tcPr>
          <w:p w14:paraId="18FEF378"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w:t>
            </w:r>
          </w:p>
        </w:tc>
        <w:tc>
          <w:tcPr>
            <w:tcW w:w="972" w:type="dxa"/>
            <w:shd w:val="clear" w:color="auto" w:fill="auto"/>
            <w:noWrap/>
            <w:vAlign w:val="bottom"/>
            <w:hideMark/>
          </w:tcPr>
          <w:p w14:paraId="07CF0270" w14:textId="0D3F268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44" w:author="Sapkota, Pradip" w:date="2025-07-18T22:45:00Z" w16du:dateUtc="2025-07-19T03:45:00Z">
              <w:r w:rsidRPr="00E11C99" w:rsidDel="00D0773A">
                <w:rPr>
                  <w:rFonts w:ascii="Times New Roman" w:eastAsia="Times New Roman" w:hAnsi="Times New Roman" w:cs="Times New Roman"/>
                  <w:color w:val="000000"/>
                  <w:kern w:val="0"/>
                  <w14:ligatures w14:val="none"/>
                </w:rPr>
                <w:delText>CV00</w:delText>
              </w:r>
            </w:del>
            <w:ins w:id="45" w:author="Sapkota, Pradip" w:date="2025-07-18T22:45:00Z" w16du:dateUtc="2025-07-19T03:45: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3</w:t>
              </w:r>
            </w:ins>
          </w:p>
        </w:tc>
        <w:tc>
          <w:tcPr>
            <w:tcW w:w="972" w:type="dxa"/>
            <w:shd w:val="clear" w:color="auto" w:fill="auto"/>
            <w:noWrap/>
            <w:vAlign w:val="bottom"/>
            <w:hideMark/>
          </w:tcPr>
          <w:p w14:paraId="2B9D2CE0"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PH</w:t>
            </w:r>
          </w:p>
        </w:tc>
        <w:tc>
          <w:tcPr>
            <w:tcW w:w="1054" w:type="dxa"/>
            <w:shd w:val="clear" w:color="auto" w:fill="auto"/>
            <w:noWrap/>
            <w:vAlign w:val="bottom"/>
            <w:hideMark/>
          </w:tcPr>
          <w:p w14:paraId="47CF4AF7" w14:textId="3DE1887A"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0.49</w:t>
            </w:r>
            <w:r w:rsidR="005016C6">
              <w:rPr>
                <w:rFonts w:ascii="Times New Roman" w:eastAsia="Times New Roman" w:hAnsi="Times New Roman" w:cs="Times New Roman"/>
                <w:color w:val="000000"/>
                <w:kern w:val="0"/>
                <w14:ligatures w14:val="none"/>
              </w:rPr>
              <w:t>5</w:t>
            </w:r>
          </w:p>
        </w:tc>
        <w:tc>
          <w:tcPr>
            <w:tcW w:w="1054" w:type="dxa"/>
            <w:shd w:val="clear" w:color="auto" w:fill="auto"/>
            <w:noWrap/>
            <w:vAlign w:val="bottom"/>
            <w:hideMark/>
          </w:tcPr>
          <w:p w14:paraId="767BCB68" w14:textId="7467F09E"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0.115</w:t>
            </w:r>
          </w:p>
        </w:tc>
        <w:tc>
          <w:tcPr>
            <w:tcW w:w="972" w:type="dxa"/>
            <w:shd w:val="clear" w:color="auto" w:fill="auto"/>
            <w:noWrap/>
            <w:vAlign w:val="bottom"/>
            <w:hideMark/>
          </w:tcPr>
          <w:p w14:paraId="06374148"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KW</w:t>
            </w:r>
          </w:p>
        </w:tc>
        <w:tc>
          <w:tcPr>
            <w:tcW w:w="1054" w:type="dxa"/>
            <w:shd w:val="clear" w:color="auto" w:fill="auto"/>
            <w:noWrap/>
            <w:vAlign w:val="bottom"/>
            <w:hideMark/>
          </w:tcPr>
          <w:p w14:paraId="10D01B3C" w14:textId="217EB2E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0.53</w:t>
            </w:r>
            <w:r w:rsidR="005016C6">
              <w:rPr>
                <w:rFonts w:ascii="Times New Roman" w:eastAsia="Times New Roman" w:hAnsi="Times New Roman" w:cs="Times New Roman"/>
                <w:color w:val="000000"/>
                <w:kern w:val="0"/>
                <w14:ligatures w14:val="none"/>
              </w:rPr>
              <w:t>1</w:t>
            </w:r>
          </w:p>
        </w:tc>
        <w:tc>
          <w:tcPr>
            <w:tcW w:w="1057" w:type="dxa"/>
            <w:shd w:val="clear" w:color="auto" w:fill="auto"/>
            <w:noWrap/>
            <w:vAlign w:val="bottom"/>
            <w:hideMark/>
          </w:tcPr>
          <w:p w14:paraId="1AB1897E" w14:textId="734B5F8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0.25</w:t>
            </w:r>
            <w:r w:rsidR="005016C6">
              <w:rPr>
                <w:rFonts w:ascii="Times New Roman" w:eastAsia="Times New Roman" w:hAnsi="Times New Roman" w:cs="Times New Roman"/>
                <w:color w:val="000000"/>
                <w:kern w:val="0"/>
                <w14:ligatures w14:val="none"/>
              </w:rPr>
              <w:t>1</w:t>
            </w:r>
          </w:p>
        </w:tc>
      </w:tr>
      <w:tr w:rsidR="00E11C99" w:rsidRPr="00E11C99" w14:paraId="556F1D4D" w14:textId="77777777" w:rsidTr="00D0773A">
        <w:trPr>
          <w:trHeight w:val="284"/>
          <w:jc w:val="center"/>
        </w:trPr>
        <w:tc>
          <w:tcPr>
            <w:tcW w:w="972" w:type="dxa"/>
            <w:shd w:val="clear" w:color="auto" w:fill="auto"/>
            <w:noWrap/>
            <w:vAlign w:val="bottom"/>
            <w:hideMark/>
          </w:tcPr>
          <w:p w14:paraId="64F4D262"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w:t>
            </w:r>
          </w:p>
        </w:tc>
        <w:tc>
          <w:tcPr>
            <w:tcW w:w="972" w:type="dxa"/>
            <w:shd w:val="clear" w:color="auto" w:fill="auto"/>
            <w:noWrap/>
            <w:vAlign w:val="bottom"/>
            <w:hideMark/>
          </w:tcPr>
          <w:p w14:paraId="1F37F5E9"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CV1</w:t>
            </w:r>
          </w:p>
        </w:tc>
        <w:tc>
          <w:tcPr>
            <w:tcW w:w="972" w:type="dxa"/>
            <w:shd w:val="clear" w:color="auto" w:fill="auto"/>
            <w:noWrap/>
            <w:vAlign w:val="bottom"/>
            <w:hideMark/>
          </w:tcPr>
          <w:p w14:paraId="40E1AC3C"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PH</w:t>
            </w:r>
          </w:p>
        </w:tc>
        <w:tc>
          <w:tcPr>
            <w:tcW w:w="1054" w:type="dxa"/>
            <w:shd w:val="clear" w:color="auto" w:fill="auto"/>
            <w:noWrap/>
            <w:vAlign w:val="bottom"/>
            <w:hideMark/>
          </w:tcPr>
          <w:p w14:paraId="2C99434E" w14:textId="21F02F54"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0.62</w:t>
            </w:r>
            <w:r w:rsidR="005016C6">
              <w:rPr>
                <w:rFonts w:ascii="Times New Roman" w:eastAsia="Times New Roman" w:hAnsi="Times New Roman" w:cs="Times New Roman"/>
                <w:color w:val="000000"/>
                <w:kern w:val="0"/>
                <w14:ligatures w14:val="none"/>
              </w:rPr>
              <w:t>4</w:t>
            </w:r>
          </w:p>
        </w:tc>
        <w:tc>
          <w:tcPr>
            <w:tcW w:w="1054" w:type="dxa"/>
            <w:shd w:val="clear" w:color="auto" w:fill="auto"/>
            <w:noWrap/>
            <w:vAlign w:val="bottom"/>
            <w:hideMark/>
          </w:tcPr>
          <w:p w14:paraId="0EB7C215" w14:textId="5286D129"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0.104</w:t>
            </w:r>
          </w:p>
        </w:tc>
        <w:tc>
          <w:tcPr>
            <w:tcW w:w="972" w:type="dxa"/>
            <w:shd w:val="clear" w:color="auto" w:fill="auto"/>
            <w:noWrap/>
            <w:vAlign w:val="bottom"/>
            <w:hideMark/>
          </w:tcPr>
          <w:p w14:paraId="3A9D62B1"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KW</w:t>
            </w:r>
          </w:p>
        </w:tc>
        <w:tc>
          <w:tcPr>
            <w:tcW w:w="1054" w:type="dxa"/>
            <w:shd w:val="clear" w:color="auto" w:fill="auto"/>
            <w:noWrap/>
            <w:vAlign w:val="bottom"/>
            <w:hideMark/>
          </w:tcPr>
          <w:p w14:paraId="42DFE995" w14:textId="07F33464"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0.75</w:t>
            </w:r>
            <w:r w:rsidR="005016C6">
              <w:rPr>
                <w:rFonts w:ascii="Times New Roman" w:eastAsia="Times New Roman" w:hAnsi="Times New Roman" w:cs="Times New Roman"/>
                <w:color w:val="000000"/>
                <w:kern w:val="0"/>
                <w14:ligatures w14:val="none"/>
              </w:rPr>
              <w:t>5</w:t>
            </w:r>
          </w:p>
        </w:tc>
        <w:tc>
          <w:tcPr>
            <w:tcW w:w="1057" w:type="dxa"/>
            <w:shd w:val="clear" w:color="auto" w:fill="auto"/>
            <w:noWrap/>
            <w:vAlign w:val="bottom"/>
            <w:hideMark/>
          </w:tcPr>
          <w:p w14:paraId="2310C555" w14:textId="4AF141A2"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0.07</w:t>
            </w:r>
            <w:r w:rsidR="005016C6">
              <w:rPr>
                <w:rFonts w:ascii="Times New Roman" w:eastAsia="Times New Roman" w:hAnsi="Times New Roman" w:cs="Times New Roman"/>
                <w:color w:val="000000"/>
                <w:kern w:val="0"/>
                <w14:ligatures w14:val="none"/>
              </w:rPr>
              <w:t>7</w:t>
            </w:r>
          </w:p>
        </w:tc>
      </w:tr>
      <w:tr w:rsidR="00E11C99" w:rsidRPr="00E11C99" w14:paraId="2BC686FB" w14:textId="77777777" w:rsidTr="00D0773A">
        <w:trPr>
          <w:trHeight w:val="284"/>
          <w:jc w:val="center"/>
        </w:trPr>
        <w:tc>
          <w:tcPr>
            <w:tcW w:w="972" w:type="dxa"/>
            <w:shd w:val="clear" w:color="auto" w:fill="auto"/>
            <w:noWrap/>
            <w:vAlign w:val="bottom"/>
            <w:hideMark/>
          </w:tcPr>
          <w:p w14:paraId="44E589DB"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 + P</w:t>
            </w:r>
          </w:p>
        </w:tc>
        <w:tc>
          <w:tcPr>
            <w:tcW w:w="972" w:type="dxa"/>
            <w:shd w:val="clear" w:color="auto" w:fill="auto"/>
            <w:noWrap/>
            <w:vAlign w:val="bottom"/>
            <w:hideMark/>
          </w:tcPr>
          <w:p w14:paraId="34E68095" w14:textId="6EBBB51A"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46" w:author="Sapkota, Pradip" w:date="2025-07-18T22:45:00Z" w16du:dateUtc="2025-07-19T03:45:00Z">
              <w:r w:rsidRPr="00E11C99" w:rsidDel="00D0773A">
                <w:rPr>
                  <w:rFonts w:ascii="Times New Roman" w:eastAsia="Times New Roman" w:hAnsi="Times New Roman" w:cs="Times New Roman"/>
                  <w:color w:val="000000"/>
                  <w:kern w:val="0"/>
                  <w14:ligatures w14:val="none"/>
                </w:rPr>
                <w:delText>CV0</w:delText>
              </w:r>
            </w:del>
            <w:ins w:id="47" w:author="Sapkota, Pradip" w:date="2025-07-18T22:45:00Z" w16du:dateUtc="2025-07-19T03:45: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2</w:t>
              </w:r>
            </w:ins>
          </w:p>
        </w:tc>
        <w:tc>
          <w:tcPr>
            <w:tcW w:w="972" w:type="dxa"/>
            <w:shd w:val="clear" w:color="auto" w:fill="auto"/>
            <w:noWrap/>
            <w:vAlign w:val="bottom"/>
            <w:hideMark/>
          </w:tcPr>
          <w:p w14:paraId="09DFAECC"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PH</w:t>
            </w:r>
          </w:p>
        </w:tc>
        <w:tc>
          <w:tcPr>
            <w:tcW w:w="1054" w:type="dxa"/>
            <w:shd w:val="clear" w:color="auto" w:fill="auto"/>
            <w:noWrap/>
            <w:vAlign w:val="bottom"/>
            <w:hideMark/>
          </w:tcPr>
          <w:p w14:paraId="65417357" w14:textId="4834883A"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0.794</w:t>
            </w:r>
          </w:p>
        </w:tc>
        <w:tc>
          <w:tcPr>
            <w:tcW w:w="1054" w:type="dxa"/>
            <w:shd w:val="clear" w:color="auto" w:fill="auto"/>
            <w:noWrap/>
            <w:vAlign w:val="bottom"/>
            <w:hideMark/>
          </w:tcPr>
          <w:p w14:paraId="1AF2C964" w14:textId="78A847D6"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0.02</w:t>
            </w:r>
            <w:r w:rsidR="005016C6">
              <w:rPr>
                <w:rFonts w:ascii="Times New Roman" w:eastAsia="Times New Roman" w:hAnsi="Times New Roman" w:cs="Times New Roman"/>
                <w:color w:val="000000"/>
                <w:kern w:val="0"/>
                <w14:ligatures w14:val="none"/>
              </w:rPr>
              <w:t>9</w:t>
            </w:r>
          </w:p>
        </w:tc>
        <w:tc>
          <w:tcPr>
            <w:tcW w:w="972" w:type="dxa"/>
            <w:shd w:val="clear" w:color="auto" w:fill="auto"/>
            <w:noWrap/>
            <w:vAlign w:val="bottom"/>
            <w:hideMark/>
          </w:tcPr>
          <w:p w14:paraId="6F24D3AC"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KW</w:t>
            </w:r>
          </w:p>
        </w:tc>
        <w:tc>
          <w:tcPr>
            <w:tcW w:w="1054" w:type="dxa"/>
            <w:shd w:val="clear" w:color="auto" w:fill="auto"/>
            <w:noWrap/>
            <w:vAlign w:val="bottom"/>
            <w:hideMark/>
          </w:tcPr>
          <w:p w14:paraId="72D95F39" w14:textId="6E98C752"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0.77</w:t>
            </w:r>
            <w:r w:rsidR="005016C6">
              <w:rPr>
                <w:rFonts w:ascii="Times New Roman" w:eastAsia="Times New Roman" w:hAnsi="Times New Roman" w:cs="Times New Roman"/>
                <w:color w:val="000000"/>
                <w:kern w:val="0"/>
                <w14:ligatures w14:val="none"/>
              </w:rPr>
              <w:t>4</w:t>
            </w:r>
          </w:p>
        </w:tc>
        <w:tc>
          <w:tcPr>
            <w:tcW w:w="1057" w:type="dxa"/>
            <w:shd w:val="clear" w:color="auto" w:fill="auto"/>
            <w:noWrap/>
            <w:vAlign w:val="bottom"/>
            <w:hideMark/>
          </w:tcPr>
          <w:p w14:paraId="182703B9" w14:textId="5374406C"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w:t>
            </w:r>
            <w:r w:rsidR="005016C6">
              <w:rPr>
                <w:rFonts w:ascii="Times New Roman" w:eastAsia="Times New Roman" w:hAnsi="Times New Roman" w:cs="Times New Roman"/>
                <w:color w:val="000000"/>
                <w:kern w:val="0"/>
                <w14:ligatures w14:val="none"/>
              </w:rPr>
              <w:t>60</w:t>
            </w:r>
          </w:p>
        </w:tc>
      </w:tr>
      <w:tr w:rsidR="00E11C99" w:rsidRPr="00E11C99" w14:paraId="506A4221" w14:textId="77777777" w:rsidTr="00D0773A">
        <w:trPr>
          <w:trHeight w:val="284"/>
          <w:jc w:val="center"/>
        </w:trPr>
        <w:tc>
          <w:tcPr>
            <w:tcW w:w="972" w:type="dxa"/>
            <w:shd w:val="clear" w:color="auto" w:fill="auto"/>
            <w:noWrap/>
            <w:vAlign w:val="bottom"/>
            <w:hideMark/>
          </w:tcPr>
          <w:p w14:paraId="7A351C8D"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 + P</w:t>
            </w:r>
          </w:p>
        </w:tc>
        <w:tc>
          <w:tcPr>
            <w:tcW w:w="972" w:type="dxa"/>
            <w:shd w:val="clear" w:color="auto" w:fill="auto"/>
            <w:noWrap/>
            <w:vAlign w:val="bottom"/>
            <w:hideMark/>
          </w:tcPr>
          <w:p w14:paraId="62955777" w14:textId="0816CBEC"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del w:id="48" w:author="Sapkota, Pradip" w:date="2025-07-18T22:45:00Z" w16du:dateUtc="2025-07-19T03:45:00Z">
              <w:r w:rsidRPr="00E11C99" w:rsidDel="00D0773A">
                <w:rPr>
                  <w:rFonts w:ascii="Times New Roman" w:eastAsia="Times New Roman" w:hAnsi="Times New Roman" w:cs="Times New Roman"/>
                  <w:color w:val="000000"/>
                  <w:kern w:val="0"/>
                  <w14:ligatures w14:val="none"/>
                </w:rPr>
                <w:delText>CV00</w:delText>
              </w:r>
            </w:del>
            <w:ins w:id="49" w:author="Sapkota, Pradip" w:date="2025-07-18T22:45:00Z" w16du:dateUtc="2025-07-19T03:45:00Z">
              <w:r w:rsidR="00D0773A" w:rsidRPr="00E11C99">
                <w:rPr>
                  <w:rFonts w:ascii="Times New Roman" w:eastAsia="Times New Roman" w:hAnsi="Times New Roman" w:cs="Times New Roman"/>
                  <w:color w:val="000000"/>
                  <w:kern w:val="0"/>
                  <w14:ligatures w14:val="none"/>
                </w:rPr>
                <w:t>CV</w:t>
              </w:r>
              <w:r w:rsidR="00D0773A">
                <w:rPr>
                  <w:rFonts w:ascii="Times New Roman" w:eastAsia="Times New Roman" w:hAnsi="Times New Roman" w:cs="Times New Roman"/>
                  <w:color w:val="000000"/>
                  <w:kern w:val="0"/>
                  <w14:ligatures w14:val="none"/>
                </w:rPr>
                <w:t>3</w:t>
              </w:r>
            </w:ins>
          </w:p>
        </w:tc>
        <w:tc>
          <w:tcPr>
            <w:tcW w:w="972" w:type="dxa"/>
            <w:shd w:val="clear" w:color="auto" w:fill="auto"/>
            <w:noWrap/>
            <w:vAlign w:val="bottom"/>
            <w:hideMark/>
          </w:tcPr>
          <w:p w14:paraId="16494F05"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PH</w:t>
            </w:r>
          </w:p>
        </w:tc>
        <w:tc>
          <w:tcPr>
            <w:tcW w:w="1054" w:type="dxa"/>
            <w:shd w:val="clear" w:color="auto" w:fill="auto"/>
            <w:noWrap/>
            <w:vAlign w:val="bottom"/>
            <w:hideMark/>
          </w:tcPr>
          <w:p w14:paraId="15691DAE" w14:textId="225AF96E"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0.730</w:t>
            </w:r>
          </w:p>
        </w:tc>
        <w:tc>
          <w:tcPr>
            <w:tcW w:w="1054" w:type="dxa"/>
            <w:shd w:val="clear" w:color="auto" w:fill="auto"/>
            <w:noWrap/>
            <w:vAlign w:val="bottom"/>
            <w:hideMark/>
          </w:tcPr>
          <w:p w14:paraId="7CA44BC9" w14:textId="1BF1A9A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0.10</w:t>
            </w:r>
            <w:r w:rsidR="005016C6">
              <w:rPr>
                <w:rFonts w:ascii="Times New Roman" w:eastAsia="Times New Roman" w:hAnsi="Times New Roman" w:cs="Times New Roman"/>
                <w:color w:val="000000"/>
                <w:kern w:val="0"/>
                <w14:ligatures w14:val="none"/>
              </w:rPr>
              <w:t>6</w:t>
            </w:r>
          </w:p>
        </w:tc>
        <w:tc>
          <w:tcPr>
            <w:tcW w:w="972" w:type="dxa"/>
            <w:shd w:val="clear" w:color="auto" w:fill="auto"/>
            <w:noWrap/>
            <w:vAlign w:val="bottom"/>
            <w:hideMark/>
          </w:tcPr>
          <w:p w14:paraId="45FC6B56"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KW</w:t>
            </w:r>
          </w:p>
        </w:tc>
        <w:tc>
          <w:tcPr>
            <w:tcW w:w="1054" w:type="dxa"/>
            <w:shd w:val="clear" w:color="auto" w:fill="auto"/>
            <w:noWrap/>
            <w:vAlign w:val="bottom"/>
            <w:hideMark/>
          </w:tcPr>
          <w:p w14:paraId="7FAE8BE5" w14:textId="4DBBAA28"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0.72</w:t>
            </w:r>
            <w:r w:rsidR="005016C6">
              <w:rPr>
                <w:rFonts w:ascii="Times New Roman" w:eastAsia="Times New Roman" w:hAnsi="Times New Roman" w:cs="Times New Roman"/>
                <w:color w:val="000000"/>
                <w:kern w:val="0"/>
                <w14:ligatures w14:val="none"/>
              </w:rPr>
              <w:t>8</w:t>
            </w:r>
          </w:p>
        </w:tc>
        <w:tc>
          <w:tcPr>
            <w:tcW w:w="1057" w:type="dxa"/>
            <w:shd w:val="clear" w:color="auto" w:fill="auto"/>
            <w:noWrap/>
            <w:vAlign w:val="bottom"/>
            <w:hideMark/>
          </w:tcPr>
          <w:p w14:paraId="6639BF3C" w14:textId="5D8C4EAB"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0.10</w:t>
            </w:r>
            <w:r w:rsidR="005016C6">
              <w:rPr>
                <w:rFonts w:ascii="Times New Roman" w:eastAsia="Times New Roman" w:hAnsi="Times New Roman" w:cs="Times New Roman"/>
                <w:color w:val="000000"/>
                <w:kern w:val="0"/>
                <w14:ligatures w14:val="none"/>
              </w:rPr>
              <w:t>6</w:t>
            </w:r>
          </w:p>
        </w:tc>
      </w:tr>
      <w:tr w:rsidR="00E11C99" w:rsidRPr="00E11C99" w14:paraId="50EA9DE2" w14:textId="77777777" w:rsidTr="00D0773A">
        <w:trPr>
          <w:trHeight w:val="284"/>
          <w:jc w:val="center"/>
        </w:trPr>
        <w:tc>
          <w:tcPr>
            <w:tcW w:w="972" w:type="dxa"/>
            <w:shd w:val="clear" w:color="auto" w:fill="auto"/>
            <w:noWrap/>
            <w:vAlign w:val="bottom"/>
            <w:hideMark/>
          </w:tcPr>
          <w:p w14:paraId="1777C3F5"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G + P</w:t>
            </w:r>
          </w:p>
        </w:tc>
        <w:tc>
          <w:tcPr>
            <w:tcW w:w="972" w:type="dxa"/>
            <w:shd w:val="clear" w:color="auto" w:fill="auto"/>
            <w:noWrap/>
            <w:vAlign w:val="bottom"/>
            <w:hideMark/>
          </w:tcPr>
          <w:p w14:paraId="68A54AEB"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CV1</w:t>
            </w:r>
          </w:p>
        </w:tc>
        <w:tc>
          <w:tcPr>
            <w:tcW w:w="972" w:type="dxa"/>
            <w:shd w:val="clear" w:color="auto" w:fill="auto"/>
            <w:noWrap/>
            <w:vAlign w:val="bottom"/>
            <w:hideMark/>
          </w:tcPr>
          <w:p w14:paraId="28380D10"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PH</w:t>
            </w:r>
          </w:p>
        </w:tc>
        <w:tc>
          <w:tcPr>
            <w:tcW w:w="1054" w:type="dxa"/>
            <w:shd w:val="clear" w:color="auto" w:fill="auto"/>
            <w:noWrap/>
            <w:vAlign w:val="bottom"/>
            <w:hideMark/>
          </w:tcPr>
          <w:p w14:paraId="0959E3AD" w14:textId="171FBB11"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0.785</w:t>
            </w:r>
          </w:p>
        </w:tc>
        <w:tc>
          <w:tcPr>
            <w:tcW w:w="1054" w:type="dxa"/>
            <w:shd w:val="clear" w:color="auto" w:fill="auto"/>
            <w:noWrap/>
            <w:vAlign w:val="bottom"/>
            <w:hideMark/>
          </w:tcPr>
          <w:p w14:paraId="5880148D" w14:textId="2105355F"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0.091</w:t>
            </w:r>
          </w:p>
        </w:tc>
        <w:tc>
          <w:tcPr>
            <w:tcW w:w="972" w:type="dxa"/>
            <w:shd w:val="clear" w:color="auto" w:fill="auto"/>
            <w:noWrap/>
            <w:vAlign w:val="bottom"/>
            <w:hideMark/>
          </w:tcPr>
          <w:p w14:paraId="44A1419C" w14:textId="77777777"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KW</w:t>
            </w:r>
          </w:p>
        </w:tc>
        <w:tc>
          <w:tcPr>
            <w:tcW w:w="1054" w:type="dxa"/>
            <w:shd w:val="clear" w:color="auto" w:fill="auto"/>
            <w:noWrap/>
            <w:vAlign w:val="bottom"/>
            <w:hideMark/>
          </w:tcPr>
          <w:p w14:paraId="795ED616" w14:textId="2B5ED7D6"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0.82</w:t>
            </w:r>
            <w:r w:rsidR="005016C6">
              <w:rPr>
                <w:rFonts w:ascii="Times New Roman" w:eastAsia="Times New Roman" w:hAnsi="Times New Roman" w:cs="Times New Roman"/>
                <w:color w:val="000000"/>
                <w:kern w:val="0"/>
                <w14:ligatures w14:val="none"/>
              </w:rPr>
              <w:t>6</w:t>
            </w:r>
          </w:p>
        </w:tc>
        <w:tc>
          <w:tcPr>
            <w:tcW w:w="1057" w:type="dxa"/>
            <w:shd w:val="clear" w:color="auto" w:fill="auto"/>
            <w:noWrap/>
            <w:vAlign w:val="bottom"/>
            <w:hideMark/>
          </w:tcPr>
          <w:p w14:paraId="4647F0B8" w14:textId="6AB2D906" w:rsidR="00E11C99" w:rsidRPr="00E11C99" w:rsidRDefault="00E11C99" w:rsidP="00E11C99">
            <w:pPr>
              <w:spacing w:after="0" w:line="240" w:lineRule="auto"/>
              <w:rPr>
                <w:rFonts w:ascii="Times New Roman" w:eastAsia="Times New Roman" w:hAnsi="Times New Roman" w:cs="Times New Roman"/>
                <w:color w:val="000000"/>
                <w:kern w:val="0"/>
                <w14:ligatures w14:val="none"/>
              </w:rPr>
            </w:pPr>
            <w:r w:rsidRPr="00E11C99">
              <w:rPr>
                <w:rFonts w:ascii="Times New Roman" w:eastAsia="Times New Roman" w:hAnsi="Times New Roman" w:cs="Times New Roman"/>
                <w:color w:val="000000"/>
                <w:kern w:val="0"/>
                <w14:ligatures w14:val="none"/>
              </w:rPr>
              <w:t>0.061</w:t>
            </w:r>
          </w:p>
        </w:tc>
      </w:tr>
    </w:tbl>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8"/>
      </w:tblGrid>
      <w:tr w:rsidR="001C5159" w14:paraId="2CDD2393" w14:textId="77777777" w:rsidTr="001C5159">
        <w:tc>
          <w:tcPr>
            <w:tcW w:w="9458" w:type="dxa"/>
          </w:tcPr>
          <w:p w14:paraId="75468159" w14:textId="77777777" w:rsidR="001C5159" w:rsidRDefault="001C5159" w:rsidP="00AF52F1">
            <w:pPr>
              <w:spacing w:before="120" w:line="480" w:lineRule="auto"/>
              <w:rPr>
                <w:rFonts w:ascii="Times New Roman" w:eastAsia="Times New Roman" w:hAnsi="Times New Roman" w:cs="Times New Roman"/>
                <w:color w:val="000000"/>
                <w:sz w:val="24"/>
                <w:szCs w:val="24"/>
              </w:rPr>
            </w:pPr>
            <w:r w:rsidRPr="00FC5E79">
              <w:rPr>
                <w:rFonts w:ascii="Times New Roman" w:eastAsia="Times New Roman" w:hAnsi="Times New Roman" w:cs="Times New Roman"/>
                <w:noProof/>
                <w:color w:val="000000"/>
                <w:sz w:val="24"/>
                <w:szCs w:val="24"/>
              </w:rPr>
              <w:lastRenderedPageBreak/>
              <w:drawing>
                <wp:inline distT="0" distB="0" distL="0" distR="0" wp14:anchorId="0ABB5DDF" wp14:editId="510CEF5B">
                  <wp:extent cx="5760720" cy="4320540"/>
                  <wp:effectExtent l="0" t="0" r="0" b="3810"/>
                  <wp:docPr id="1181325918" name="Picture 2" descr="A chart of different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25918" name="Picture 2" descr="A chart of different colored dots&#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tc>
      </w:tr>
      <w:tr w:rsidR="001C5159" w:rsidRPr="00F36C5D" w14:paraId="3E34CD79" w14:textId="77777777" w:rsidTr="001C5159">
        <w:tc>
          <w:tcPr>
            <w:tcW w:w="9458" w:type="dxa"/>
          </w:tcPr>
          <w:p w14:paraId="3AAA9C23" w14:textId="5C869162" w:rsidR="001C5159" w:rsidRPr="00F36C5D" w:rsidRDefault="005016C6" w:rsidP="00AF52F1">
            <w:pPr>
              <w:spacing w:before="120"/>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Supplementary </w:t>
            </w:r>
            <w:r w:rsidR="00D756B7">
              <w:rPr>
                <w:rFonts w:ascii="Times New Roman" w:eastAsia="Times New Roman" w:hAnsi="Times New Roman" w:cs="Times New Roman"/>
                <w:b/>
                <w:bCs/>
                <w:color w:val="000000"/>
                <w:sz w:val="20"/>
                <w:szCs w:val="20"/>
              </w:rPr>
              <w:t>f</w:t>
            </w:r>
            <w:r w:rsidR="001C5159" w:rsidRPr="00F36C5D">
              <w:rPr>
                <w:rFonts w:ascii="Times New Roman" w:eastAsia="Times New Roman" w:hAnsi="Times New Roman" w:cs="Times New Roman"/>
                <w:b/>
                <w:bCs/>
                <w:color w:val="000000"/>
                <w:sz w:val="20"/>
                <w:szCs w:val="20"/>
              </w:rPr>
              <w:t xml:space="preserve">igure </w:t>
            </w:r>
            <w:r w:rsidR="001C5159">
              <w:rPr>
                <w:rFonts w:ascii="Times New Roman" w:eastAsia="Times New Roman" w:hAnsi="Times New Roman" w:cs="Times New Roman"/>
                <w:b/>
                <w:bCs/>
                <w:color w:val="000000"/>
                <w:sz w:val="20"/>
                <w:szCs w:val="20"/>
              </w:rPr>
              <w:t>3</w:t>
            </w:r>
            <w:r w:rsidR="00C341DC">
              <w:rPr>
                <w:rFonts w:ascii="Times New Roman" w:eastAsia="Times New Roman" w:hAnsi="Times New Roman" w:cs="Times New Roman"/>
                <w:b/>
                <w:bCs/>
                <w:color w:val="000000"/>
                <w:sz w:val="20"/>
                <w:szCs w:val="20"/>
              </w:rPr>
              <w:t>:</w:t>
            </w:r>
            <w:r w:rsidR="001C5159" w:rsidRPr="00F36C5D">
              <w:rPr>
                <w:rFonts w:ascii="Times New Roman" w:eastAsia="Times New Roman" w:hAnsi="Times New Roman" w:cs="Times New Roman"/>
                <w:color w:val="000000"/>
                <w:sz w:val="20"/>
                <w:szCs w:val="20"/>
              </w:rPr>
              <w:t xml:space="preserve"> Prediction abilities of Genomic (G), Phenomic (P), Genomic + Phenomic (G + P) models in predicting GY: Grain Yield, PH: Plant Height, DA: Days to Anthesis, KHI: Kernel Hardness Index, KD: Kernel Diameter, and KW: Kernel Weight for eight environments (18COL: 2018 Colby, KS; 18CS: 2018 College Station, TX; 18GC: 2018 Garden City, KS; 18VC: 2018 Victoria, TX; 19COL: 2018 Colby, Kansas; 19CS: 2019 College Station, TX; 19TA: 2019 Taft, TX; 19VC: 2019 Victoria, TX).</w:t>
            </w:r>
          </w:p>
        </w:tc>
      </w:tr>
    </w:tbl>
    <w:p w14:paraId="567C0EF0" w14:textId="77777777" w:rsidR="00865A2B" w:rsidRPr="001A2084" w:rsidRDefault="00865A2B" w:rsidP="00C96D61">
      <w:pPr>
        <w:pBdr>
          <w:top w:val="nil"/>
          <w:left w:val="nil"/>
          <w:bottom w:val="nil"/>
          <w:right w:val="nil"/>
          <w:between w:val="nil"/>
        </w:pBdr>
        <w:spacing w:before="120"/>
        <w:rPr>
          <w:rFonts w:ascii="Times New Roman" w:hAnsi="Times New Roman" w:cs="Times New Roman"/>
          <w:b/>
          <w:bCs/>
          <w:color w:val="000000"/>
          <w:szCs w:val="24"/>
        </w:rPr>
      </w:pPr>
    </w:p>
    <w:sectPr w:rsidR="00865A2B" w:rsidRPr="001A20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EA4FD" w14:textId="77777777" w:rsidR="0048542F" w:rsidRDefault="0048542F" w:rsidP="0073290B">
      <w:pPr>
        <w:spacing w:after="0" w:line="240" w:lineRule="auto"/>
      </w:pPr>
      <w:r>
        <w:separator/>
      </w:r>
    </w:p>
  </w:endnote>
  <w:endnote w:type="continuationSeparator" w:id="0">
    <w:p w14:paraId="16156A4B" w14:textId="77777777" w:rsidR="0048542F" w:rsidRDefault="0048542F" w:rsidP="00732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8D47E" w14:textId="77777777" w:rsidR="0048542F" w:rsidRDefault="0048542F" w:rsidP="0073290B">
      <w:pPr>
        <w:spacing w:after="0" w:line="240" w:lineRule="auto"/>
      </w:pPr>
      <w:r>
        <w:separator/>
      </w:r>
    </w:p>
  </w:footnote>
  <w:footnote w:type="continuationSeparator" w:id="0">
    <w:p w14:paraId="13BA10C6" w14:textId="77777777" w:rsidR="0048542F" w:rsidRDefault="0048542F" w:rsidP="0073290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kota, Pradip">
    <w15:presenceInfo w15:providerId="AD" w15:userId="S::prdp@tamu.edu::77cc290d-3182-4e96-a626-34a01a8297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58F"/>
    <w:rsid w:val="00042369"/>
    <w:rsid w:val="000546AD"/>
    <w:rsid w:val="00060949"/>
    <w:rsid w:val="0010232E"/>
    <w:rsid w:val="001A2084"/>
    <w:rsid w:val="001A6E60"/>
    <w:rsid w:val="001C5159"/>
    <w:rsid w:val="00200E05"/>
    <w:rsid w:val="002367CE"/>
    <w:rsid w:val="003922B1"/>
    <w:rsid w:val="003D269B"/>
    <w:rsid w:val="0048542F"/>
    <w:rsid w:val="005016C6"/>
    <w:rsid w:val="005525FF"/>
    <w:rsid w:val="005A6F76"/>
    <w:rsid w:val="00673F20"/>
    <w:rsid w:val="00690A98"/>
    <w:rsid w:val="006F2361"/>
    <w:rsid w:val="0073290B"/>
    <w:rsid w:val="00735EB8"/>
    <w:rsid w:val="007B4589"/>
    <w:rsid w:val="007C0120"/>
    <w:rsid w:val="007F31D6"/>
    <w:rsid w:val="00812A32"/>
    <w:rsid w:val="008219E0"/>
    <w:rsid w:val="00841233"/>
    <w:rsid w:val="00865A2B"/>
    <w:rsid w:val="008C4D38"/>
    <w:rsid w:val="00981CD4"/>
    <w:rsid w:val="00A1558F"/>
    <w:rsid w:val="00A62CD3"/>
    <w:rsid w:val="00A851A1"/>
    <w:rsid w:val="00AD0B28"/>
    <w:rsid w:val="00AD75DA"/>
    <w:rsid w:val="00B966F0"/>
    <w:rsid w:val="00C341DC"/>
    <w:rsid w:val="00C34D6D"/>
    <w:rsid w:val="00C96D61"/>
    <w:rsid w:val="00D0773A"/>
    <w:rsid w:val="00D756B7"/>
    <w:rsid w:val="00E11C99"/>
    <w:rsid w:val="00E1204E"/>
    <w:rsid w:val="00E1364C"/>
    <w:rsid w:val="00EA11BE"/>
    <w:rsid w:val="00EE57C4"/>
    <w:rsid w:val="00F04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4BF7"/>
  <w15:chartTrackingRefBased/>
  <w15:docId w15:val="{21233E99-AB27-4701-AB26-5286075D8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58F"/>
    <w:rPr>
      <w:rFonts w:eastAsiaTheme="majorEastAsia" w:cstheme="majorBidi"/>
      <w:color w:val="272727" w:themeColor="text1" w:themeTint="D8"/>
    </w:rPr>
  </w:style>
  <w:style w:type="paragraph" w:styleId="Title">
    <w:name w:val="Title"/>
    <w:basedOn w:val="Normal"/>
    <w:next w:val="Normal"/>
    <w:link w:val="TitleChar"/>
    <w:uiPriority w:val="10"/>
    <w:qFormat/>
    <w:rsid w:val="00A15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58F"/>
    <w:pPr>
      <w:spacing w:before="160"/>
      <w:jc w:val="center"/>
    </w:pPr>
    <w:rPr>
      <w:i/>
      <w:iCs/>
      <w:color w:val="404040" w:themeColor="text1" w:themeTint="BF"/>
    </w:rPr>
  </w:style>
  <w:style w:type="character" w:customStyle="1" w:styleId="QuoteChar">
    <w:name w:val="Quote Char"/>
    <w:basedOn w:val="DefaultParagraphFont"/>
    <w:link w:val="Quote"/>
    <w:uiPriority w:val="29"/>
    <w:rsid w:val="00A1558F"/>
    <w:rPr>
      <w:i/>
      <w:iCs/>
      <w:color w:val="404040" w:themeColor="text1" w:themeTint="BF"/>
    </w:rPr>
  </w:style>
  <w:style w:type="paragraph" w:styleId="ListParagraph">
    <w:name w:val="List Paragraph"/>
    <w:basedOn w:val="Normal"/>
    <w:uiPriority w:val="34"/>
    <w:qFormat/>
    <w:rsid w:val="00A1558F"/>
    <w:pPr>
      <w:ind w:left="720"/>
      <w:contextualSpacing/>
    </w:pPr>
  </w:style>
  <w:style w:type="character" w:styleId="IntenseEmphasis">
    <w:name w:val="Intense Emphasis"/>
    <w:basedOn w:val="DefaultParagraphFont"/>
    <w:uiPriority w:val="21"/>
    <w:qFormat/>
    <w:rsid w:val="00A1558F"/>
    <w:rPr>
      <w:i/>
      <w:iCs/>
      <w:color w:val="0F4761" w:themeColor="accent1" w:themeShade="BF"/>
    </w:rPr>
  </w:style>
  <w:style w:type="paragraph" w:styleId="IntenseQuote">
    <w:name w:val="Intense Quote"/>
    <w:basedOn w:val="Normal"/>
    <w:next w:val="Normal"/>
    <w:link w:val="IntenseQuoteChar"/>
    <w:uiPriority w:val="30"/>
    <w:qFormat/>
    <w:rsid w:val="00A15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58F"/>
    <w:rPr>
      <w:i/>
      <w:iCs/>
      <w:color w:val="0F4761" w:themeColor="accent1" w:themeShade="BF"/>
    </w:rPr>
  </w:style>
  <w:style w:type="character" w:styleId="IntenseReference">
    <w:name w:val="Intense Reference"/>
    <w:basedOn w:val="DefaultParagraphFont"/>
    <w:uiPriority w:val="32"/>
    <w:qFormat/>
    <w:rsid w:val="00A1558F"/>
    <w:rPr>
      <w:b/>
      <w:bCs/>
      <w:smallCaps/>
      <w:color w:val="0F4761" w:themeColor="accent1" w:themeShade="BF"/>
      <w:spacing w:val="5"/>
    </w:rPr>
  </w:style>
  <w:style w:type="paragraph" w:styleId="Header">
    <w:name w:val="header"/>
    <w:basedOn w:val="Normal"/>
    <w:link w:val="HeaderChar"/>
    <w:uiPriority w:val="99"/>
    <w:unhideWhenUsed/>
    <w:rsid w:val="007329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290B"/>
  </w:style>
  <w:style w:type="paragraph" w:styleId="Footer">
    <w:name w:val="footer"/>
    <w:basedOn w:val="Normal"/>
    <w:link w:val="FooterChar"/>
    <w:uiPriority w:val="99"/>
    <w:unhideWhenUsed/>
    <w:rsid w:val="007329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90B"/>
  </w:style>
  <w:style w:type="table" w:styleId="TableGrid">
    <w:name w:val="Table Grid"/>
    <w:basedOn w:val="TableNormal"/>
    <w:uiPriority w:val="39"/>
    <w:rsid w:val="001C5159"/>
    <w:pPr>
      <w:spacing w:after="0" w:line="240" w:lineRule="auto"/>
    </w:pPr>
    <w:rPr>
      <w:rFonts w:ascii="Calibri" w:eastAsia="Calibri" w:hAnsi="Calibri" w:cs="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D0B28"/>
    <w:rPr>
      <w:sz w:val="16"/>
      <w:szCs w:val="16"/>
    </w:rPr>
  </w:style>
  <w:style w:type="paragraph" w:styleId="CommentText">
    <w:name w:val="annotation text"/>
    <w:basedOn w:val="Normal"/>
    <w:link w:val="CommentTextChar"/>
    <w:uiPriority w:val="99"/>
    <w:semiHidden/>
    <w:unhideWhenUsed/>
    <w:rsid w:val="00AD0B28"/>
    <w:pPr>
      <w:spacing w:line="240" w:lineRule="auto"/>
    </w:pPr>
    <w:rPr>
      <w:sz w:val="20"/>
      <w:szCs w:val="20"/>
    </w:rPr>
  </w:style>
  <w:style w:type="character" w:customStyle="1" w:styleId="CommentTextChar">
    <w:name w:val="Comment Text Char"/>
    <w:basedOn w:val="DefaultParagraphFont"/>
    <w:link w:val="CommentText"/>
    <w:uiPriority w:val="99"/>
    <w:semiHidden/>
    <w:rsid w:val="00AD0B28"/>
    <w:rPr>
      <w:sz w:val="20"/>
      <w:szCs w:val="20"/>
    </w:rPr>
  </w:style>
  <w:style w:type="paragraph" w:styleId="CommentSubject">
    <w:name w:val="annotation subject"/>
    <w:basedOn w:val="CommentText"/>
    <w:next w:val="CommentText"/>
    <w:link w:val="CommentSubjectChar"/>
    <w:uiPriority w:val="99"/>
    <w:semiHidden/>
    <w:unhideWhenUsed/>
    <w:rsid w:val="00AD0B28"/>
    <w:rPr>
      <w:b/>
      <w:bCs/>
    </w:rPr>
  </w:style>
  <w:style w:type="character" w:customStyle="1" w:styleId="CommentSubjectChar">
    <w:name w:val="Comment Subject Char"/>
    <w:basedOn w:val="CommentTextChar"/>
    <w:link w:val="CommentSubject"/>
    <w:uiPriority w:val="99"/>
    <w:semiHidden/>
    <w:rsid w:val="00AD0B28"/>
    <w:rPr>
      <w:b/>
      <w:bCs/>
      <w:sz w:val="20"/>
      <w:szCs w:val="20"/>
    </w:rPr>
  </w:style>
  <w:style w:type="paragraph" w:styleId="BalloonText">
    <w:name w:val="Balloon Text"/>
    <w:basedOn w:val="Normal"/>
    <w:link w:val="BalloonTextChar"/>
    <w:uiPriority w:val="99"/>
    <w:semiHidden/>
    <w:unhideWhenUsed/>
    <w:rsid w:val="00AD0B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0B28"/>
    <w:rPr>
      <w:rFonts w:ascii="Segoe UI" w:hAnsi="Segoe UI" w:cs="Segoe UI"/>
      <w:sz w:val="18"/>
      <w:szCs w:val="18"/>
    </w:rPr>
  </w:style>
  <w:style w:type="paragraph" w:styleId="Revision">
    <w:name w:val="Revision"/>
    <w:hidden/>
    <w:uiPriority w:val="99"/>
    <w:semiHidden/>
    <w:rsid w:val="00D0773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403758">
      <w:bodyDiv w:val="1"/>
      <w:marLeft w:val="0"/>
      <w:marRight w:val="0"/>
      <w:marTop w:val="0"/>
      <w:marBottom w:val="0"/>
      <w:divBdr>
        <w:top w:val="none" w:sz="0" w:space="0" w:color="auto"/>
        <w:left w:val="none" w:sz="0" w:space="0" w:color="auto"/>
        <w:bottom w:val="none" w:sz="0" w:space="0" w:color="auto"/>
        <w:right w:val="none" w:sz="0" w:space="0" w:color="auto"/>
      </w:divBdr>
    </w:div>
    <w:div w:id="172452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7C48A-7499-4D6C-A813-EBB2DE260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4</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 Sapkota</dc:creator>
  <cp:keywords/>
  <dc:description/>
  <cp:lastModifiedBy>Sapkota, Pradip</cp:lastModifiedBy>
  <cp:revision>18</cp:revision>
  <dcterms:created xsi:type="dcterms:W3CDTF">2024-08-30T15:47:00Z</dcterms:created>
  <dcterms:modified xsi:type="dcterms:W3CDTF">2025-07-19T03:46:00Z</dcterms:modified>
</cp:coreProperties>
</file>